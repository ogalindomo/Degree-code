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E9917" w14:textId="77777777" w:rsidR="00EA4973" w:rsidRDefault="00BB467F">
      <w:pPr>
        <w:pStyle w:val="Title"/>
      </w:pPr>
      <w:r w:rsidRPr="00BB467F">
        <w:rPr>
          <w:color w:val="FF0000"/>
        </w:rPr>
        <w:t>(Check -)</w:t>
      </w:r>
      <w:r w:rsidR="00135E95">
        <w:t>Network Traffic Proxy System</w:t>
      </w:r>
    </w:p>
    <w:p w14:paraId="24D3BC2F" w14:textId="77777777" w:rsidR="00EA4973" w:rsidRDefault="004701A6">
      <w:pPr>
        <w:pStyle w:val="Title"/>
      </w:pPr>
      <w:fldSimple w:instr=" TITLE  \* MERGEFORMAT ">
        <w:r w:rsidR="00EA4973">
          <w:t>Software Requirements Specification</w:t>
        </w:r>
      </w:fldSimple>
      <w:r w:rsidR="00EA4973">
        <w:t xml:space="preserve">  </w:t>
      </w:r>
    </w:p>
    <w:p w14:paraId="69E70CB8" w14:textId="53205FD4" w:rsidR="00EA4973" w:rsidRDefault="00491A5F">
      <w:pPr>
        <w:pStyle w:val="Subtitle"/>
      </w:pPr>
      <w:r>
        <w:t>Version &lt;1.</w:t>
      </w:r>
      <w:r w:rsidR="0085295B">
        <w:t>3</w:t>
      </w:r>
      <w:bookmarkStart w:id="0" w:name="_GoBack"/>
      <w:bookmarkEnd w:id="0"/>
      <w:r w:rsidR="00EA4973">
        <w:t>&gt;</w:t>
      </w:r>
    </w:p>
    <w:p w14:paraId="5FDFF124" w14:textId="068FA62E" w:rsidR="00EA4973" w:rsidRDefault="00EA4973">
      <w:pPr>
        <w:pStyle w:val="Subtitle"/>
        <w:rPr>
          <w:color w:val="000000"/>
        </w:rPr>
      </w:pPr>
      <w:fldSimple w:instr=" DATE  \* MERGEFORMAT ">
        <w:r w:rsidR="00C078E2">
          <w:rPr>
            <w:noProof/>
          </w:rPr>
          <w:t>11/21/18</w:t>
        </w:r>
      </w:fldSimple>
    </w:p>
    <w:p w14:paraId="2D32ED69" w14:textId="77777777" w:rsidR="00EA4973" w:rsidRDefault="00EA4973">
      <w:pPr>
        <w:pStyle w:val="DocControlHeading"/>
        <w:sectPr w:rsidR="00EA4973">
          <w:headerReference w:type="default" r:id="rId8"/>
          <w:footerReference w:type="default" r:id="rId9"/>
          <w:pgSz w:w="12240" w:h="15840" w:code="1"/>
          <w:pgMar w:top="1440" w:right="1440" w:bottom="1440" w:left="1800" w:header="720" w:footer="720" w:gutter="0"/>
          <w:pgNumType w:fmt="lowerRoman"/>
          <w:cols w:space="720"/>
        </w:sectPr>
      </w:pPr>
      <w:bookmarkStart w:id="1" w:name="_Toc461626763"/>
      <w:bookmarkStart w:id="2" w:name="_Toc461628993"/>
      <w:bookmarkStart w:id="3" w:name="_Toc461632035"/>
    </w:p>
    <w:p w14:paraId="15CAAE3D" w14:textId="77777777" w:rsidR="00EA4973" w:rsidRDefault="00EA4973">
      <w:pPr>
        <w:pStyle w:val="DocControlHeading"/>
      </w:pPr>
      <w:bookmarkStart w:id="4" w:name="_Toc529618079"/>
      <w:r>
        <w:lastRenderedPageBreak/>
        <w:t>Document Control</w:t>
      </w:r>
      <w:bookmarkEnd w:id="1"/>
      <w:bookmarkEnd w:id="2"/>
      <w:bookmarkEnd w:id="3"/>
      <w:bookmarkEnd w:id="4"/>
    </w:p>
    <w:p w14:paraId="1B8B0C84" w14:textId="77777777" w:rsidR="00EA4973" w:rsidRDefault="00EA4973">
      <w:pPr>
        <w:pStyle w:val="DocControlHeading2"/>
      </w:pPr>
      <w:bookmarkStart w:id="5" w:name="_Toc461626764"/>
      <w:bookmarkStart w:id="6" w:name="_Toc461628994"/>
      <w:bookmarkStart w:id="7" w:name="_Toc461632036"/>
      <w:bookmarkStart w:id="8" w:name="_Toc529618080"/>
      <w:r>
        <w:t>Approval</w:t>
      </w:r>
      <w:bookmarkEnd w:id="5"/>
      <w:bookmarkEnd w:id="6"/>
      <w:bookmarkEnd w:id="7"/>
      <w:bookmarkEnd w:id="8"/>
    </w:p>
    <w:p w14:paraId="406BD9D4" w14:textId="77777777" w:rsidR="00EA4973" w:rsidRDefault="00EA4973">
      <w:pPr>
        <w:pStyle w:val="Paragraph"/>
      </w:pPr>
      <w:r>
        <w:t xml:space="preserve">The Guidance Team and the customer </w:t>
      </w:r>
      <w:r w:rsidR="00943EA8">
        <w:t>will</w:t>
      </w:r>
      <w:r>
        <w:t xml:space="preserve"> approve this document.</w:t>
      </w:r>
    </w:p>
    <w:p w14:paraId="04906480" w14:textId="77777777" w:rsidR="00EA4973" w:rsidRDefault="00EA4973">
      <w:pPr>
        <w:pStyle w:val="DocControlHeading2"/>
      </w:pPr>
      <w:bookmarkStart w:id="9" w:name="_Toc461626765"/>
      <w:bookmarkStart w:id="10" w:name="_Toc461628995"/>
      <w:bookmarkStart w:id="11" w:name="_Toc461632037"/>
      <w:bookmarkStart w:id="12" w:name="_Toc529618081"/>
      <w:r>
        <w:t>Document Change Control</w:t>
      </w:r>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EA4973" w14:paraId="64E75D4F" w14:textId="77777777">
        <w:tc>
          <w:tcPr>
            <w:tcW w:w="4428" w:type="dxa"/>
          </w:tcPr>
          <w:p w14:paraId="326C24BE" w14:textId="77777777" w:rsidR="00EA4973" w:rsidRDefault="00EA4973">
            <w:pPr>
              <w:jc w:val="right"/>
            </w:pPr>
            <w:r>
              <w:t>Initial Release:</w:t>
            </w:r>
          </w:p>
        </w:tc>
        <w:tc>
          <w:tcPr>
            <w:tcW w:w="4428" w:type="dxa"/>
          </w:tcPr>
          <w:p w14:paraId="79CA673C" w14:textId="77777777" w:rsidR="00EA4973" w:rsidRDefault="001945F7" w:rsidP="001945F7">
            <w:pPr>
              <w:jc w:val="center"/>
            </w:pPr>
            <w:r>
              <w:t>1.0</w:t>
            </w:r>
          </w:p>
        </w:tc>
      </w:tr>
      <w:tr w:rsidR="00EA4973" w14:paraId="0F7FD2DD" w14:textId="77777777">
        <w:tc>
          <w:tcPr>
            <w:tcW w:w="4428" w:type="dxa"/>
          </w:tcPr>
          <w:p w14:paraId="1AF38AED" w14:textId="77777777" w:rsidR="00EA4973" w:rsidRDefault="00EA4973">
            <w:pPr>
              <w:jc w:val="right"/>
            </w:pPr>
            <w:r>
              <w:t>Current Release:</w:t>
            </w:r>
          </w:p>
        </w:tc>
        <w:tc>
          <w:tcPr>
            <w:tcW w:w="4428" w:type="dxa"/>
          </w:tcPr>
          <w:p w14:paraId="0C2556CE" w14:textId="6A3395D7" w:rsidR="00EA4973" w:rsidRDefault="001945F7" w:rsidP="001945F7">
            <w:pPr>
              <w:jc w:val="center"/>
            </w:pPr>
            <w:r>
              <w:t>1.</w:t>
            </w:r>
            <w:r w:rsidR="0085295B">
              <w:t>3</w:t>
            </w:r>
          </w:p>
        </w:tc>
      </w:tr>
      <w:tr w:rsidR="00EA4973" w14:paraId="607D740E" w14:textId="77777777">
        <w:tc>
          <w:tcPr>
            <w:tcW w:w="4428" w:type="dxa"/>
          </w:tcPr>
          <w:p w14:paraId="35C91A57" w14:textId="77777777" w:rsidR="00EA4973" w:rsidRDefault="00EA4973">
            <w:pPr>
              <w:jc w:val="right"/>
            </w:pPr>
            <w:r>
              <w:t>Indicator of Last Page in Document:</w:t>
            </w:r>
          </w:p>
        </w:tc>
        <w:tc>
          <w:tcPr>
            <w:tcW w:w="4428" w:type="dxa"/>
          </w:tcPr>
          <w:p w14:paraId="7F043BF7" w14:textId="579DE9FF" w:rsidR="00EA4973" w:rsidRDefault="00A6068D" w:rsidP="00AC4838">
            <w:pPr>
              <w:jc w:val="center"/>
            </w:pPr>
            <w:r>
              <w:rPr>
                <w:noProof/>
                <w:sz w:val="16"/>
                <w:szCs w:val="16"/>
              </w:rPr>
              <mc:AlternateContent>
                <mc:Choice Requires="wps">
                  <w:drawing>
                    <wp:anchor distT="0" distB="0" distL="114300" distR="114300" simplePos="0" relativeHeight="251658240" behindDoc="0" locked="0" layoutInCell="1" allowOverlap="1" wp14:anchorId="4A25A442" wp14:editId="3DA75613">
                      <wp:simplePos x="0" y="0"/>
                      <wp:positionH relativeFrom="column">
                        <wp:posOffset>1274445</wp:posOffset>
                      </wp:positionH>
                      <wp:positionV relativeFrom="paragraph">
                        <wp:posOffset>26670</wp:posOffset>
                      </wp:positionV>
                      <wp:extent cx="133350" cy="90805"/>
                      <wp:effectExtent l="7620" t="7620" r="11430" b="635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4B4FEF2A" id="Rectangle 3" o:spid="_x0000_s1026" style="position:absolute;margin-left:100.35pt;margin-top:2.1pt;width:10.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" fillcolor="black"/>
                  </w:pict>
                </mc:Fallback>
              </mc:AlternateContent>
            </w:r>
            <w:r>
              <w:rPr>
                <w:noProof/>
                <w:sz w:val="16"/>
                <w:szCs w:val="16"/>
              </w:rPr>
              <mc:AlternateContent>
                <mc:Choice Requires="wps">
                  <w:drawing>
                    <wp:anchor distT="0" distB="0" distL="114300" distR="114300" simplePos="0" relativeHeight="251658241" behindDoc="0" locked="0" layoutInCell="1" allowOverlap="1" wp14:anchorId="211B4F7F" wp14:editId="7FEF57D8">
                      <wp:simplePos x="0" y="0"/>
                      <wp:positionH relativeFrom="column">
                        <wp:posOffset>1274445</wp:posOffset>
                      </wp:positionH>
                      <wp:positionV relativeFrom="paragraph">
                        <wp:posOffset>26670</wp:posOffset>
                      </wp:positionV>
                      <wp:extent cx="133350" cy="90805"/>
                      <wp:effectExtent l="7620" t="7620" r="11430" b="635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080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467FE4B2" id="Rectangle 5" o:spid="_x0000_s1026" style="position:absolute;margin-left:100.35pt;margin-top:2.1pt;width:10.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" fillcolor="black"/>
                  </w:pict>
                </mc:Fallback>
              </mc:AlternateContent>
            </w:r>
          </w:p>
        </w:tc>
      </w:tr>
      <w:tr w:rsidR="00EA4973" w14:paraId="376DB917" w14:textId="77777777">
        <w:tc>
          <w:tcPr>
            <w:tcW w:w="4428" w:type="dxa"/>
          </w:tcPr>
          <w:p w14:paraId="47DA2AB5" w14:textId="77777777" w:rsidR="00EA4973" w:rsidRDefault="00EA4973">
            <w:pPr>
              <w:jc w:val="right"/>
            </w:pPr>
            <w:r>
              <w:t>Date of Last Review:</w:t>
            </w:r>
          </w:p>
        </w:tc>
        <w:tc>
          <w:tcPr>
            <w:tcW w:w="4428" w:type="dxa"/>
          </w:tcPr>
          <w:p w14:paraId="17A531A1" w14:textId="77777777" w:rsidR="00EA4973" w:rsidRDefault="001945F7" w:rsidP="001945F7">
            <w:pPr>
              <w:jc w:val="center"/>
            </w:pPr>
            <w:r>
              <w:t>11/</w:t>
            </w:r>
            <w:r w:rsidR="007E14A0">
              <w:t>10</w:t>
            </w:r>
            <w:r>
              <w:t>/18</w:t>
            </w:r>
          </w:p>
        </w:tc>
      </w:tr>
      <w:tr w:rsidR="00EA4973" w14:paraId="76A439B6" w14:textId="77777777">
        <w:tc>
          <w:tcPr>
            <w:tcW w:w="4428" w:type="dxa"/>
          </w:tcPr>
          <w:p w14:paraId="07628BC3" w14:textId="77777777" w:rsidR="00EA4973" w:rsidRDefault="00EA4973">
            <w:pPr>
              <w:jc w:val="right"/>
            </w:pPr>
            <w:r>
              <w:t>Date of Next Review:</w:t>
            </w:r>
          </w:p>
        </w:tc>
        <w:tc>
          <w:tcPr>
            <w:tcW w:w="4428" w:type="dxa"/>
          </w:tcPr>
          <w:p w14:paraId="6A987A99" w14:textId="77777777" w:rsidR="00EA4973" w:rsidRDefault="001945F7" w:rsidP="001945F7">
            <w:pPr>
              <w:jc w:val="center"/>
            </w:pPr>
            <w:r>
              <w:t>11/</w:t>
            </w:r>
            <w:r w:rsidR="007E14A0">
              <w:t>21</w:t>
            </w:r>
            <w:r>
              <w:t>/18</w:t>
            </w:r>
          </w:p>
        </w:tc>
      </w:tr>
      <w:tr w:rsidR="00EA4973" w14:paraId="6CC001F8" w14:textId="77777777">
        <w:tc>
          <w:tcPr>
            <w:tcW w:w="4428" w:type="dxa"/>
          </w:tcPr>
          <w:p w14:paraId="1546FE2B" w14:textId="77777777" w:rsidR="00EA4973" w:rsidRDefault="00EA4973">
            <w:pPr>
              <w:jc w:val="right"/>
            </w:pPr>
            <w:r>
              <w:t>Target Date for Next Update:</w:t>
            </w:r>
          </w:p>
        </w:tc>
        <w:tc>
          <w:tcPr>
            <w:tcW w:w="4428" w:type="dxa"/>
          </w:tcPr>
          <w:p w14:paraId="5F91859F" w14:textId="77777777" w:rsidR="00EA4973" w:rsidRDefault="001945F7" w:rsidP="001945F7">
            <w:pPr>
              <w:jc w:val="center"/>
            </w:pPr>
            <w:r>
              <w:t>11/</w:t>
            </w:r>
            <w:r w:rsidR="007E14A0">
              <w:t>21</w:t>
            </w:r>
            <w:r>
              <w:t>/18</w:t>
            </w:r>
          </w:p>
        </w:tc>
      </w:tr>
    </w:tbl>
    <w:p w14:paraId="1D1885CD" w14:textId="77777777" w:rsidR="00EA4973" w:rsidRDefault="00EA4973">
      <w:pPr>
        <w:pStyle w:val="DocControlHeading2"/>
      </w:pPr>
      <w:bookmarkStart w:id="13" w:name="_Toc461626766"/>
      <w:bookmarkStart w:id="14" w:name="_Toc461628996"/>
      <w:bookmarkStart w:id="15" w:name="_Toc461632038"/>
      <w:bookmarkStart w:id="16" w:name="_Toc529618082"/>
      <w:r>
        <w:t>Distribution List</w:t>
      </w:r>
      <w:bookmarkEnd w:id="13"/>
      <w:bookmarkEnd w:id="14"/>
      <w:bookmarkEnd w:id="15"/>
      <w:bookmarkEnd w:id="16"/>
    </w:p>
    <w:p w14:paraId="50D1C2F1" w14:textId="77777777" w:rsidR="00EA4973" w:rsidRDefault="00EA4973">
      <w:pPr>
        <w:pStyle w:val="Paragraph"/>
      </w:pPr>
      <w:r>
        <w:t xml:space="preserve">This following list of people </w:t>
      </w:r>
      <w:r w:rsidR="00943EA8">
        <w:t>will</w:t>
      </w:r>
      <w:r>
        <w:t xml:space="preserve"> receive a copy of this document every time a new version of this document becomes available:</w:t>
      </w:r>
    </w:p>
    <w:p w14:paraId="1A307D9B" w14:textId="77777777" w:rsidR="00EA4973" w:rsidRDefault="00EA4973">
      <w:pPr>
        <w:ind w:left="2160"/>
      </w:pPr>
      <w:r>
        <w:t>Guidance Team Members:</w:t>
      </w:r>
    </w:p>
    <w:p w14:paraId="514F65EB" w14:textId="77777777" w:rsidR="001945F7" w:rsidRDefault="001945F7" w:rsidP="001945F7">
      <w:pPr>
        <w:pStyle w:val="paragraph0"/>
        <w:spacing w:before="0" w:beforeAutospacing="0" w:after="0" w:afterAutospacing="0"/>
        <w:ind w:left="3600"/>
        <w:textAlignment w:val="baseline"/>
        <w:rPr>
          <w:rFonts w:ascii="Segoe UI" w:hAnsi="Segoe UI" w:cs="Segoe UI"/>
          <w:sz w:val="18"/>
          <w:szCs w:val="18"/>
        </w:rPr>
      </w:pPr>
      <w:r w:rsidRPr="00C9638B">
        <w:rPr>
          <w:rStyle w:val="normaltextrun"/>
          <w:sz w:val="20"/>
        </w:rPr>
        <w:t>Elsa Tai Ramirez </w:t>
      </w:r>
      <w:r>
        <w:rPr>
          <w:rStyle w:val="eop"/>
          <w:sz w:val="20"/>
          <w:szCs w:val="20"/>
        </w:rPr>
        <w:t> </w:t>
      </w:r>
    </w:p>
    <w:p w14:paraId="6E05D491"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proofErr w:type="spellStart"/>
      <w:r>
        <w:rPr>
          <w:rStyle w:val="normaltextrun"/>
          <w:sz w:val="20"/>
          <w:szCs w:val="20"/>
          <w:lang w:val="es-ES"/>
        </w:rPr>
        <w:t>Jose</w:t>
      </w:r>
      <w:proofErr w:type="spellEnd"/>
      <w:r>
        <w:rPr>
          <w:rStyle w:val="normaltextrun"/>
          <w:sz w:val="20"/>
          <w:szCs w:val="20"/>
          <w:lang w:val="es-ES"/>
        </w:rPr>
        <w:t> Cabrera </w:t>
      </w:r>
      <w:proofErr w:type="spellStart"/>
      <w:r>
        <w:rPr>
          <w:rStyle w:val="normaltextrun"/>
          <w:sz w:val="20"/>
          <w:szCs w:val="20"/>
          <w:lang w:val="es-ES"/>
        </w:rPr>
        <w:t>Maynez</w:t>
      </w:r>
      <w:proofErr w:type="spellEnd"/>
    </w:p>
    <w:p w14:paraId="70B8A39A" w14:textId="77777777" w:rsidR="001945F7" w:rsidRDefault="00EA4973" w:rsidP="001945F7">
      <w:pPr>
        <w:pStyle w:val="paragraph0"/>
        <w:spacing w:before="0" w:beforeAutospacing="0" w:after="0" w:afterAutospacing="0"/>
        <w:ind w:left="2160"/>
        <w:textAlignment w:val="baseline"/>
        <w:rPr>
          <w:rStyle w:val="normaltextrun"/>
          <w:sz w:val="20"/>
          <w:szCs w:val="20"/>
          <w:lang w:val="es-ES"/>
        </w:rPr>
      </w:pPr>
      <w:proofErr w:type="spellStart"/>
      <w:r w:rsidRPr="00C9638B">
        <w:rPr>
          <w:lang w:val="es-ES"/>
        </w:rPr>
        <w:t>Customer</w:t>
      </w:r>
      <w:proofErr w:type="spellEnd"/>
      <w:r w:rsidRPr="00C9638B">
        <w:rPr>
          <w:lang w:val="es-ES"/>
        </w:rPr>
        <w:t xml:space="preserve">: </w:t>
      </w:r>
      <w:r w:rsidRPr="00C9638B">
        <w:rPr>
          <w:lang w:val="es-ES"/>
        </w:rPr>
        <w:tab/>
      </w:r>
    </w:p>
    <w:p w14:paraId="76693E8F"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Dr. Jaime Acosta </w:t>
      </w:r>
      <w:r w:rsidRPr="00C9638B">
        <w:rPr>
          <w:rStyle w:val="eop"/>
          <w:sz w:val="20"/>
          <w:lang w:val="es-ES"/>
        </w:rPr>
        <w:t> </w:t>
      </w:r>
    </w:p>
    <w:p w14:paraId="3E91D847" w14:textId="77777777" w:rsidR="001945F7" w:rsidRPr="00C9638B" w:rsidRDefault="001945F7" w:rsidP="001945F7">
      <w:pPr>
        <w:pStyle w:val="paragraph0"/>
        <w:spacing w:before="0" w:beforeAutospacing="0" w:after="0" w:afterAutospacing="0"/>
        <w:ind w:firstLine="3600"/>
        <w:textAlignment w:val="baseline"/>
        <w:rPr>
          <w:rFonts w:ascii="Segoe UI" w:hAnsi="Segoe UI"/>
          <w:sz w:val="18"/>
          <w:lang w:val="es-ES"/>
        </w:rPr>
      </w:pPr>
      <w:r w:rsidRPr="00C9638B">
        <w:rPr>
          <w:rStyle w:val="normaltextrun"/>
          <w:sz w:val="20"/>
          <w:lang w:val="es-ES"/>
        </w:rPr>
        <w:t>Christian</w:t>
      </w:r>
      <w:r>
        <w:rPr>
          <w:rStyle w:val="normaltextrun"/>
          <w:sz w:val="20"/>
          <w:szCs w:val="20"/>
          <w:lang w:val="es-ES"/>
        </w:rPr>
        <w:t> Murga </w:t>
      </w:r>
      <w:r w:rsidRPr="00C9638B">
        <w:rPr>
          <w:rStyle w:val="eop"/>
          <w:sz w:val="20"/>
          <w:lang w:val="es-ES"/>
        </w:rPr>
        <w:t> </w:t>
      </w:r>
    </w:p>
    <w:p w14:paraId="7C22FE05" w14:textId="77777777" w:rsidR="00EA4973" w:rsidRPr="001945F7" w:rsidRDefault="001945F7" w:rsidP="001945F7">
      <w:pPr>
        <w:pStyle w:val="paragraph0"/>
        <w:spacing w:before="0" w:beforeAutospacing="0" w:after="0" w:afterAutospacing="0"/>
        <w:ind w:firstLine="3600"/>
        <w:textAlignment w:val="baseline"/>
        <w:rPr>
          <w:rFonts w:ascii="Segoe UI" w:hAnsi="Segoe UI" w:cs="Segoe UI"/>
          <w:sz w:val="18"/>
          <w:szCs w:val="18"/>
        </w:rPr>
      </w:pPr>
      <w:r w:rsidRPr="00C9638B">
        <w:rPr>
          <w:rStyle w:val="normaltextrun"/>
          <w:sz w:val="20"/>
        </w:rPr>
        <w:t>Caesar Zapata</w:t>
      </w:r>
    </w:p>
    <w:p w14:paraId="65780B09" w14:textId="77777777" w:rsidR="00EA4973" w:rsidRDefault="00EA4973">
      <w:pPr>
        <w:ind w:left="1440" w:firstLine="720"/>
      </w:pPr>
      <w:r>
        <w:t>Software Team Members:</w:t>
      </w:r>
    </w:p>
    <w:p w14:paraId="494C56F9"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r>
        <w:rPr>
          <w:rStyle w:val="normaltextrun"/>
          <w:sz w:val="20"/>
          <w:szCs w:val="20"/>
          <w:lang w:val="es-ES"/>
        </w:rPr>
        <w:t>Oscar Galindo </w:t>
      </w:r>
      <w:r w:rsidRPr="00C9638B">
        <w:rPr>
          <w:rStyle w:val="eop"/>
          <w:sz w:val="20"/>
          <w:lang w:val="es-ES"/>
        </w:rPr>
        <w:t> </w:t>
      </w:r>
    </w:p>
    <w:p w14:paraId="10B16E38" w14:textId="77777777" w:rsidR="001945F7" w:rsidRPr="00C9638B" w:rsidRDefault="001945F7" w:rsidP="001945F7">
      <w:pPr>
        <w:pStyle w:val="paragraph0"/>
        <w:spacing w:before="0" w:beforeAutospacing="0" w:after="0" w:afterAutospacing="0"/>
        <w:ind w:left="3600"/>
        <w:textAlignment w:val="baseline"/>
        <w:rPr>
          <w:rFonts w:ascii="Segoe UI" w:hAnsi="Segoe UI"/>
          <w:sz w:val="18"/>
          <w:lang w:val="es-ES"/>
        </w:rPr>
      </w:pPr>
      <w:proofErr w:type="spellStart"/>
      <w:r>
        <w:rPr>
          <w:rStyle w:val="normaltextrun"/>
          <w:sz w:val="20"/>
          <w:szCs w:val="20"/>
          <w:lang w:val="es-ES"/>
        </w:rPr>
        <w:t>Isai</w:t>
      </w:r>
      <w:proofErr w:type="spellEnd"/>
      <w:r>
        <w:rPr>
          <w:rStyle w:val="normaltextrun"/>
          <w:sz w:val="20"/>
          <w:szCs w:val="20"/>
          <w:lang w:val="es-ES"/>
        </w:rPr>
        <w:t> </w:t>
      </w:r>
      <w:proofErr w:type="spellStart"/>
      <w:r>
        <w:rPr>
          <w:rStyle w:val="normaltextrun"/>
          <w:sz w:val="20"/>
          <w:szCs w:val="20"/>
          <w:lang w:val="es-ES"/>
        </w:rPr>
        <w:t>Gonzalez</w:t>
      </w:r>
      <w:proofErr w:type="spellEnd"/>
      <w:r>
        <w:rPr>
          <w:rStyle w:val="normaltextrun"/>
          <w:sz w:val="20"/>
          <w:szCs w:val="20"/>
          <w:lang w:val="es-ES"/>
        </w:rPr>
        <w:t> </w:t>
      </w:r>
      <w:r w:rsidRPr="00C9638B">
        <w:rPr>
          <w:rStyle w:val="eop"/>
          <w:sz w:val="20"/>
          <w:lang w:val="es-ES"/>
        </w:rPr>
        <w:t> </w:t>
      </w:r>
    </w:p>
    <w:p w14:paraId="01DE1312"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Kevin </w:t>
      </w:r>
      <w:proofErr w:type="spellStart"/>
      <w:r>
        <w:rPr>
          <w:rStyle w:val="normaltextrun"/>
          <w:sz w:val="20"/>
          <w:szCs w:val="20"/>
          <w:lang w:val="es-ES"/>
        </w:rPr>
        <w:t>Gonzalez</w:t>
      </w:r>
      <w:proofErr w:type="spellEnd"/>
      <w:r>
        <w:rPr>
          <w:rStyle w:val="normaltextrun"/>
          <w:sz w:val="20"/>
          <w:szCs w:val="20"/>
          <w:lang w:val="es-ES"/>
        </w:rPr>
        <w:t> </w:t>
      </w:r>
      <w:r w:rsidRPr="00C9638B">
        <w:rPr>
          <w:rStyle w:val="eop"/>
          <w:sz w:val="20"/>
          <w:lang w:val="es-ES"/>
        </w:rPr>
        <w:t> </w:t>
      </w:r>
    </w:p>
    <w:p w14:paraId="3F8E39E9" w14:textId="77777777" w:rsidR="001945F7" w:rsidRPr="00C9638B" w:rsidRDefault="001945F7" w:rsidP="001945F7">
      <w:pPr>
        <w:pStyle w:val="paragraph0"/>
        <w:spacing w:before="0" w:beforeAutospacing="0" w:after="0" w:afterAutospacing="0"/>
        <w:ind w:left="2880" w:firstLine="720"/>
        <w:textAlignment w:val="baseline"/>
        <w:rPr>
          <w:rFonts w:ascii="Segoe UI" w:hAnsi="Segoe UI"/>
          <w:sz w:val="18"/>
          <w:lang w:val="es-ES"/>
        </w:rPr>
      </w:pPr>
      <w:r>
        <w:rPr>
          <w:rStyle w:val="normaltextrun"/>
          <w:sz w:val="20"/>
          <w:szCs w:val="20"/>
          <w:lang w:val="es-ES"/>
        </w:rPr>
        <w:t>Julio De La Cruz </w:t>
      </w:r>
      <w:r w:rsidRPr="00C9638B">
        <w:rPr>
          <w:rStyle w:val="eop"/>
          <w:sz w:val="20"/>
          <w:lang w:val="es-ES"/>
        </w:rPr>
        <w:t> </w:t>
      </w:r>
    </w:p>
    <w:p w14:paraId="4E50651B" w14:textId="77777777" w:rsidR="001945F7" w:rsidRDefault="001945F7" w:rsidP="001945F7">
      <w:pPr>
        <w:pStyle w:val="paragraph0"/>
        <w:spacing w:before="0" w:beforeAutospacing="0" w:after="0" w:afterAutospacing="0"/>
        <w:ind w:left="2880" w:firstLine="720"/>
        <w:textAlignment w:val="baseline"/>
        <w:rPr>
          <w:rFonts w:ascii="Segoe UI" w:hAnsi="Segoe UI" w:cs="Segoe UI"/>
          <w:sz w:val="18"/>
          <w:szCs w:val="18"/>
        </w:rPr>
      </w:pPr>
      <w:r w:rsidRPr="00C9638B">
        <w:rPr>
          <w:rStyle w:val="normaltextrun"/>
          <w:sz w:val="20"/>
        </w:rPr>
        <w:t>Alan </w:t>
      </w:r>
      <w:proofErr w:type="spellStart"/>
      <w:r w:rsidRPr="00C9638B">
        <w:rPr>
          <w:rStyle w:val="normaltextrun"/>
          <w:sz w:val="20"/>
        </w:rPr>
        <w:t>Caldelas</w:t>
      </w:r>
      <w:proofErr w:type="spellEnd"/>
    </w:p>
    <w:p w14:paraId="7D4395E5" w14:textId="77777777" w:rsidR="001945F7" w:rsidRDefault="001945F7">
      <w:pPr>
        <w:ind w:left="1440" w:firstLine="720"/>
      </w:pPr>
    </w:p>
    <w:p w14:paraId="24DA7146" w14:textId="77777777" w:rsidR="00EA4973" w:rsidRDefault="00EA4973">
      <w:pPr>
        <w:pStyle w:val="DocControlHeading2"/>
      </w:pPr>
      <w:bookmarkStart w:id="17" w:name="_Toc461626767"/>
      <w:bookmarkStart w:id="18" w:name="_Toc461628997"/>
      <w:bookmarkStart w:id="19" w:name="_Toc461632039"/>
      <w:bookmarkStart w:id="20" w:name="_Toc529618083"/>
      <w:r>
        <w:t>Change Summary</w:t>
      </w:r>
      <w:bookmarkEnd w:id="17"/>
      <w:bookmarkEnd w:id="18"/>
      <w:bookmarkEnd w:id="19"/>
      <w:bookmarkEnd w:id="20"/>
    </w:p>
    <w:p w14:paraId="6B38404D" w14:textId="77777777" w:rsidR="00EA4973" w:rsidRDefault="00EA4973">
      <w:pPr>
        <w:pStyle w:val="Paragraph"/>
      </w:pPr>
      <w:r>
        <w:t>The following table details changes made between versions of this document</w:t>
      </w:r>
    </w:p>
    <w:p w14:paraId="6807BAD0" w14:textId="77777777" w:rsidR="00EA4973" w:rsidRDefault="00EA497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EA4973" w14:paraId="4FFF4795" w14:textId="77777777">
        <w:tc>
          <w:tcPr>
            <w:tcW w:w="1764" w:type="dxa"/>
          </w:tcPr>
          <w:p w14:paraId="0B96ACAF" w14:textId="77777777" w:rsidR="00EA4973" w:rsidRDefault="00EA4973">
            <w:pPr>
              <w:jc w:val="center"/>
            </w:pPr>
            <w:r>
              <w:t>Version</w:t>
            </w:r>
          </w:p>
        </w:tc>
        <w:tc>
          <w:tcPr>
            <w:tcW w:w="1170" w:type="dxa"/>
          </w:tcPr>
          <w:p w14:paraId="2E6B775D" w14:textId="77777777" w:rsidR="00EA4973" w:rsidRDefault="00EA4973">
            <w:pPr>
              <w:jc w:val="center"/>
            </w:pPr>
            <w:r>
              <w:t>Date</w:t>
            </w:r>
          </w:p>
        </w:tc>
        <w:tc>
          <w:tcPr>
            <w:tcW w:w="1800" w:type="dxa"/>
          </w:tcPr>
          <w:p w14:paraId="6BCEF0B1" w14:textId="77777777" w:rsidR="00EA4973" w:rsidRDefault="00EA4973">
            <w:pPr>
              <w:jc w:val="center"/>
            </w:pPr>
            <w:r>
              <w:t>Modifier</w:t>
            </w:r>
          </w:p>
        </w:tc>
        <w:tc>
          <w:tcPr>
            <w:tcW w:w="3978" w:type="dxa"/>
          </w:tcPr>
          <w:p w14:paraId="7CF4A232" w14:textId="77777777" w:rsidR="00EA4973" w:rsidRDefault="00EA4973">
            <w:pPr>
              <w:jc w:val="center"/>
            </w:pPr>
            <w:r>
              <w:t>Description</w:t>
            </w:r>
          </w:p>
        </w:tc>
      </w:tr>
      <w:tr w:rsidR="00EA4973" w14:paraId="5B3E88C9" w14:textId="77777777">
        <w:tc>
          <w:tcPr>
            <w:tcW w:w="1764" w:type="dxa"/>
          </w:tcPr>
          <w:p w14:paraId="0F69FCDE" w14:textId="77777777" w:rsidR="00EA4973" w:rsidRDefault="00451995">
            <w:pPr>
              <w:jc w:val="center"/>
            </w:pPr>
            <w:r>
              <w:t>1.0</w:t>
            </w:r>
          </w:p>
        </w:tc>
        <w:tc>
          <w:tcPr>
            <w:tcW w:w="1170" w:type="dxa"/>
          </w:tcPr>
          <w:p w14:paraId="70168D0A" w14:textId="77777777" w:rsidR="00EA4973" w:rsidRDefault="00A71ACC">
            <w:pPr>
              <w:jc w:val="center"/>
            </w:pPr>
            <w:r>
              <w:t>11</w:t>
            </w:r>
            <w:r w:rsidR="00451995">
              <w:t>/9/18</w:t>
            </w:r>
          </w:p>
        </w:tc>
        <w:tc>
          <w:tcPr>
            <w:tcW w:w="1800" w:type="dxa"/>
          </w:tcPr>
          <w:p w14:paraId="2C2DA1E9" w14:textId="77777777" w:rsidR="00EA4973" w:rsidRPr="00C9638B" w:rsidRDefault="00451995">
            <w:pPr>
              <w:jc w:val="center"/>
              <w:rPr>
                <w:lang w:val="es-ES"/>
              </w:rPr>
            </w:pPr>
            <w:r w:rsidRPr="00C9638B">
              <w:rPr>
                <w:lang w:val="es-ES"/>
              </w:rPr>
              <w:t>Oscar,</w:t>
            </w:r>
            <w:r w:rsidR="00E46B13" w:rsidRPr="00C9638B">
              <w:rPr>
                <w:lang w:val="es-ES"/>
              </w:rPr>
              <w:t xml:space="preserve"> </w:t>
            </w:r>
            <w:r w:rsidRPr="00C9638B">
              <w:rPr>
                <w:lang w:val="es-ES"/>
              </w:rPr>
              <w:t>Julio,</w:t>
            </w:r>
            <w:r w:rsidR="00E46B13" w:rsidRPr="00C9638B">
              <w:rPr>
                <w:lang w:val="es-ES"/>
              </w:rPr>
              <w:t xml:space="preserve"> </w:t>
            </w:r>
            <w:r w:rsidRPr="00C9638B">
              <w:rPr>
                <w:lang w:val="es-ES"/>
              </w:rPr>
              <w:t>Kevin,</w:t>
            </w:r>
            <w:r w:rsidR="00E46B13" w:rsidRPr="00C9638B">
              <w:rPr>
                <w:lang w:val="es-ES"/>
              </w:rPr>
              <w:t xml:space="preserve"> </w:t>
            </w:r>
            <w:r w:rsidRPr="00C9638B">
              <w:rPr>
                <w:lang w:val="es-ES"/>
              </w:rPr>
              <w:t>Alan,</w:t>
            </w:r>
            <w:r w:rsidR="00E46B13" w:rsidRPr="00C9638B">
              <w:rPr>
                <w:lang w:val="es-ES"/>
              </w:rPr>
              <w:t xml:space="preserve"> </w:t>
            </w:r>
            <w:proofErr w:type="spellStart"/>
            <w:r w:rsidRPr="00C9638B">
              <w:rPr>
                <w:lang w:val="es-ES"/>
              </w:rPr>
              <w:t>Isai</w:t>
            </w:r>
            <w:proofErr w:type="spellEnd"/>
          </w:p>
        </w:tc>
        <w:tc>
          <w:tcPr>
            <w:tcW w:w="3978" w:type="dxa"/>
          </w:tcPr>
          <w:p w14:paraId="6DA9230F" w14:textId="77777777" w:rsidR="00EA4973" w:rsidRDefault="00451995">
            <w:pPr>
              <w:pStyle w:val="TableText"/>
              <w:widowControl/>
              <w:spacing w:before="0" w:after="0"/>
            </w:pPr>
            <w:r>
              <w:t>Oscar-Added information to section 1.2 and 3.2.1</w:t>
            </w:r>
            <w:r w:rsidR="00BA574E">
              <w:t xml:space="preserve"> </w:t>
            </w:r>
            <w:r w:rsidR="00E46B13">
              <w:t>and Document Control</w:t>
            </w:r>
          </w:p>
          <w:p w14:paraId="0CB2F83A" w14:textId="77777777" w:rsidR="00451995" w:rsidRDefault="00451995">
            <w:pPr>
              <w:pStyle w:val="TableText"/>
              <w:widowControl/>
              <w:spacing w:before="0" w:after="0"/>
            </w:pPr>
            <w:r>
              <w:t>Isai-</w:t>
            </w:r>
            <w:r w:rsidR="00E46B13">
              <w:t xml:space="preserve"> Completed section 1.1 and continued update to section 1.5</w:t>
            </w:r>
          </w:p>
          <w:p w14:paraId="48E993A0" w14:textId="77777777" w:rsidR="00451995" w:rsidRDefault="00451995">
            <w:pPr>
              <w:pStyle w:val="TableText"/>
              <w:widowControl/>
              <w:spacing w:before="0" w:after="0"/>
            </w:pPr>
            <w:r>
              <w:t>Julio-</w:t>
            </w:r>
            <w:r w:rsidR="00E46B13">
              <w:t xml:space="preserve"> Finished section 1.4 and descriptions for 3.2.2</w:t>
            </w:r>
          </w:p>
          <w:p w14:paraId="43D130B3" w14:textId="77777777" w:rsidR="00451995" w:rsidRDefault="00451995">
            <w:pPr>
              <w:pStyle w:val="TableText"/>
              <w:widowControl/>
              <w:spacing w:before="0" w:after="0"/>
            </w:pPr>
            <w:r>
              <w:t>Alan-</w:t>
            </w:r>
            <w:r w:rsidR="00E46B13">
              <w:t xml:space="preserve"> Completed sections 2.3, 2.4, and 2.5</w:t>
            </w:r>
          </w:p>
          <w:p w14:paraId="4B46191F" w14:textId="77777777" w:rsidR="00451995" w:rsidRDefault="00451995">
            <w:pPr>
              <w:pStyle w:val="TableText"/>
              <w:widowControl/>
              <w:spacing w:before="0" w:after="0"/>
            </w:pPr>
            <w:r>
              <w:t>Kevin-</w:t>
            </w:r>
            <w:r w:rsidR="00E46B13">
              <w:t>Completed sections 2.1 and 2.2</w:t>
            </w:r>
          </w:p>
        </w:tc>
      </w:tr>
      <w:tr w:rsidR="00EA4973" w14:paraId="5A68B233" w14:textId="77777777">
        <w:tc>
          <w:tcPr>
            <w:tcW w:w="1764" w:type="dxa"/>
          </w:tcPr>
          <w:p w14:paraId="09126EA6" w14:textId="77777777" w:rsidR="00EA4973" w:rsidRDefault="00A71ACC" w:rsidP="00FA1B07">
            <w:pPr>
              <w:jc w:val="center"/>
            </w:pPr>
            <w:r>
              <w:t>1.1</w:t>
            </w:r>
          </w:p>
        </w:tc>
        <w:tc>
          <w:tcPr>
            <w:tcW w:w="1170" w:type="dxa"/>
          </w:tcPr>
          <w:p w14:paraId="232B91CD" w14:textId="77777777" w:rsidR="00EA4973" w:rsidRDefault="00A71ACC" w:rsidP="001D29E6">
            <w:pPr>
              <w:jc w:val="center"/>
            </w:pPr>
            <w:r>
              <w:t>11/12</w:t>
            </w:r>
            <w:r w:rsidR="00FA1B07">
              <w:t>/18</w:t>
            </w:r>
          </w:p>
        </w:tc>
        <w:tc>
          <w:tcPr>
            <w:tcW w:w="1800" w:type="dxa"/>
          </w:tcPr>
          <w:p w14:paraId="5985217D" w14:textId="77777777" w:rsidR="00EA4973" w:rsidRPr="00C9638B" w:rsidRDefault="00FA1B07">
            <w:pPr>
              <w:rPr>
                <w:lang w:val="es-ES"/>
              </w:rPr>
            </w:pPr>
            <w:r w:rsidRPr="00C9638B">
              <w:rPr>
                <w:lang w:val="es-ES"/>
              </w:rPr>
              <w:t xml:space="preserve">Oscar, Julio, Kevin, Alan, </w:t>
            </w:r>
            <w:proofErr w:type="spellStart"/>
            <w:r w:rsidRPr="00C9638B">
              <w:rPr>
                <w:lang w:val="es-ES"/>
              </w:rPr>
              <w:t>Isai</w:t>
            </w:r>
            <w:proofErr w:type="spellEnd"/>
          </w:p>
        </w:tc>
        <w:tc>
          <w:tcPr>
            <w:tcW w:w="3978" w:type="dxa"/>
          </w:tcPr>
          <w:p w14:paraId="6362A534" w14:textId="77777777" w:rsidR="00EA4973" w:rsidRDefault="00FA1B07">
            <w:r>
              <w:t>As a team we added requirements for each class in our class diagram.</w:t>
            </w:r>
          </w:p>
        </w:tc>
      </w:tr>
      <w:tr w:rsidR="00EA4973" w14:paraId="4D2190C4" w14:textId="77777777">
        <w:tc>
          <w:tcPr>
            <w:tcW w:w="1764" w:type="dxa"/>
          </w:tcPr>
          <w:p w14:paraId="7D894775" w14:textId="77777777" w:rsidR="00EA4973" w:rsidRDefault="001D29E6" w:rsidP="001D29E6">
            <w:pPr>
              <w:jc w:val="center"/>
            </w:pPr>
            <w:r>
              <w:t>1.2</w:t>
            </w:r>
          </w:p>
        </w:tc>
        <w:tc>
          <w:tcPr>
            <w:tcW w:w="1170" w:type="dxa"/>
          </w:tcPr>
          <w:p w14:paraId="16875A27" w14:textId="77777777" w:rsidR="00EA4973" w:rsidRDefault="001D29E6" w:rsidP="001D29E6">
            <w:pPr>
              <w:jc w:val="center"/>
            </w:pPr>
            <w:r>
              <w:t>11/21/2018</w:t>
            </w:r>
          </w:p>
        </w:tc>
        <w:tc>
          <w:tcPr>
            <w:tcW w:w="1800" w:type="dxa"/>
          </w:tcPr>
          <w:p w14:paraId="619A4D60" w14:textId="78412CF7" w:rsidR="00EA4973" w:rsidRDefault="165FA31B">
            <w:pPr>
              <w:rPr>
                <w:lang w:val="es-ES"/>
              </w:rPr>
            </w:pPr>
            <w:r w:rsidRPr="165FA31B">
              <w:rPr>
                <w:lang w:val="es-ES"/>
              </w:rPr>
              <w:t xml:space="preserve">Oscar, Julio, Kevin, Alan, </w:t>
            </w:r>
            <w:proofErr w:type="spellStart"/>
            <w:r w:rsidRPr="165FA31B">
              <w:rPr>
                <w:lang w:val="es-ES"/>
              </w:rPr>
              <w:t>Isai</w:t>
            </w:r>
            <w:proofErr w:type="spellEnd"/>
          </w:p>
        </w:tc>
        <w:tc>
          <w:tcPr>
            <w:tcW w:w="3978" w:type="dxa"/>
          </w:tcPr>
          <w:p w14:paraId="77975974" w14:textId="77777777" w:rsidR="001D29E6" w:rsidRPr="001D29E6" w:rsidRDefault="001D29E6" w:rsidP="001D29E6">
            <w:pPr>
              <w:pStyle w:val="paragraph0"/>
              <w:spacing w:before="0" w:beforeAutospacing="0" w:after="0" w:afterAutospacing="0"/>
              <w:textAlignment w:val="baseline"/>
              <w:rPr>
                <w:rFonts w:ascii="Segoe UI" w:hAnsi="Segoe UI" w:cs="Segoe UI"/>
                <w:sz w:val="20"/>
                <w:szCs w:val="20"/>
              </w:rPr>
            </w:pPr>
            <w:r w:rsidRPr="001D29E6">
              <w:rPr>
                <w:rStyle w:val="normaltextrun"/>
                <w:sz w:val="20"/>
                <w:szCs w:val="20"/>
              </w:rPr>
              <w:t>Julio- Revised section 3.1.1 hook collection and fields, added requirements for the hook interface</w:t>
            </w:r>
            <w:r w:rsidRPr="001D29E6">
              <w:rPr>
                <w:rStyle w:val="eop"/>
                <w:sz w:val="20"/>
                <w:szCs w:val="20"/>
              </w:rPr>
              <w:t> </w:t>
            </w:r>
          </w:p>
          <w:p w14:paraId="044FA178" w14:textId="77777777" w:rsidR="001D29E6" w:rsidRPr="001D29E6" w:rsidRDefault="001D29E6" w:rsidP="001D29E6">
            <w:pPr>
              <w:pStyle w:val="paragraph0"/>
              <w:spacing w:before="0" w:beforeAutospacing="0" w:after="0" w:afterAutospacing="0"/>
              <w:textAlignment w:val="baseline"/>
              <w:rPr>
                <w:rFonts w:ascii="Segoe UI" w:hAnsi="Segoe UI" w:cs="Segoe UI"/>
                <w:sz w:val="20"/>
                <w:szCs w:val="20"/>
              </w:rPr>
            </w:pPr>
            <w:r w:rsidRPr="001D29E6">
              <w:rPr>
                <w:rStyle w:val="normaltextrun"/>
                <w:sz w:val="20"/>
                <w:szCs w:val="20"/>
              </w:rPr>
              <w:lastRenderedPageBreak/>
              <w:t>Isai- Revised section 1.1 and the packet class part of section 3.1.1. Added requirements for the main, edit packet, and </w:t>
            </w:r>
            <w:r w:rsidRPr="001D29E6">
              <w:rPr>
                <w:rStyle w:val="spellingerror"/>
                <w:sz w:val="20"/>
                <w:szCs w:val="20"/>
              </w:rPr>
              <w:t>fuzzer</w:t>
            </w:r>
            <w:r w:rsidRPr="001D29E6">
              <w:rPr>
                <w:rStyle w:val="normaltextrun"/>
                <w:sz w:val="20"/>
                <w:szCs w:val="20"/>
              </w:rPr>
              <w:t> interfaces.</w:t>
            </w:r>
            <w:r w:rsidRPr="001D29E6">
              <w:rPr>
                <w:rStyle w:val="eop"/>
                <w:sz w:val="20"/>
                <w:szCs w:val="20"/>
              </w:rPr>
              <w:t> </w:t>
            </w:r>
          </w:p>
          <w:p w14:paraId="6FEB32A2" w14:textId="606D0298" w:rsidR="00EA4973" w:rsidRPr="001D29E6" w:rsidRDefault="001D29E6" w:rsidP="165FA31B">
            <w:pPr>
              <w:pStyle w:val="paragraph0"/>
              <w:spacing w:before="0" w:beforeAutospacing="0" w:after="0" w:afterAutospacing="0"/>
              <w:textAlignment w:val="baseline"/>
              <w:rPr>
                <w:rFonts w:ascii="Segoe UI" w:hAnsi="Segoe UI" w:cs="Segoe UI"/>
                <w:sz w:val="18"/>
                <w:szCs w:val="18"/>
              </w:rPr>
            </w:pPr>
            <w:r w:rsidRPr="001D29E6">
              <w:rPr>
                <w:rStyle w:val="normaltextrun"/>
                <w:sz w:val="20"/>
                <w:szCs w:val="20"/>
              </w:rPr>
              <w:t>Kevin – Added the save &amp; load requirements. Revisited entire section of 2 and added an introduction for the entire section. Revised section 2.1 &amp; 2.2.</w:t>
            </w:r>
            <w:r>
              <w:rPr>
                <w:rStyle w:val="normaltextrun"/>
                <w:sz w:val="22"/>
                <w:szCs w:val="22"/>
              </w:rPr>
              <w:t> </w:t>
            </w:r>
          </w:p>
          <w:p w14:paraId="7DF2227A" w14:textId="191B4DD5" w:rsidR="00EA4973" w:rsidRPr="001D29E6" w:rsidRDefault="165FA31B" w:rsidP="001D29E6">
            <w:pPr>
              <w:pStyle w:val="paragraph0"/>
              <w:spacing w:before="0" w:beforeAutospacing="0" w:after="0" w:afterAutospacing="0"/>
              <w:textAlignment w:val="baseline"/>
              <w:rPr>
                <w:rStyle w:val="normaltextrun"/>
                <w:sz w:val="20"/>
                <w:szCs w:val="20"/>
              </w:rPr>
            </w:pPr>
            <w:r w:rsidRPr="165FA31B">
              <w:rPr>
                <w:rStyle w:val="normaltextrun"/>
                <w:sz w:val="22"/>
                <w:szCs w:val="22"/>
              </w:rPr>
              <w:t xml:space="preserve">Oscar - </w:t>
            </w:r>
            <w:r w:rsidRPr="165FA31B">
              <w:rPr>
                <w:rStyle w:val="normaltextrun"/>
                <w:sz w:val="20"/>
                <w:szCs w:val="20"/>
              </w:rPr>
              <w:t>Revised sections 3.2.2 and 3.1.1. Finished section 3.1.3, revised sections 1.2 and 3.2.1</w:t>
            </w:r>
          </w:p>
        </w:tc>
      </w:tr>
      <w:tr w:rsidR="00F9648F" w14:paraId="30359CAE" w14:textId="77777777">
        <w:tc>
          <w:tcPr>
            <w:tcW w:w="1764" w:type="dxa"/>
          </w:tcPr>
          <w:p w14:paraId="317BCF5D" w14:textId="225E5C34" w:rsidR="00F9648F" w:rsidRDefault="005D1D33" w:rsidP="001D29E6">
            <w:pPr>
              <w:jc w:val="center"/>
            </w:pPr>
            <w:r>
              <w:lastRenderedPageBreak/>
              <w:t>1.3</w:t>
            </w:r>
          </w:p>
        </w:tc>
        <w:tc>
          <w:tcPr>
            <w:tcW w:w="1170" w:type="dxa"/>
          </w:tcPr>
          <w:p w14:paraId="75CEF787" w14:textId="28A2CFDA" w:rsidR="00F9648F" w:rsidRDefault="005D1D33" w:rsidP="001D29E6">
            <w:pPr>
              <w:jc w:val="center"/>
            </w:pPr>
            <w:r>
              <w:t>11/21/18</w:t>
            </w:r>
          </w:p>
        </w:tc>
        <w:tc>
          <w:tcPr>
            <w:tcW w:w="1800" w:type="dxa"/>
          </w:tcPr>
          <w:p w14:paraId="1FFAE098" w14:textId="2069243A" w:rsidR="00F9648F" w:rsidRPr="165FA31B" w:rsidRDefault="005D1D33">
            <w:pPr>
              <w:rPr>
                <w:lang w:val="es-ES"/>
              </w:rPr>
            </w:pPr>
            <w:r>
              <w:rPr>
                <w:lang w:val="es-ES"/>
              </w:rPr>
              <w:t>Oscar Galindo</w:t>
            </w:r>
          </w:p>
        </w:tc>
        <w:tc>
          <w:tcPr>
            <w:tcW w:w="3978" w:type="dxa"/>
          </w:tcPr>
          <w:p w14:paraId="7686E615" w14:textId="63430407" w:rsidR="00F9648F" w:rsidRPr="001D29E6" w:rsidRDefault="005D1D33" w:rsidP="001D29E6">
            <w:pPr>
              <w:pStyle w:val="paragraph0"/>
              <w:spacing w:before="0" w:beforeAutospacing="0" w:after="0" w:afterAutospacing="0"/>
              <w:textAlignment w:val="baseline"/>
              <w:rPr>
                <w:rStyle w:val="normaltextrun"/>
                <w:sz w:val="20"/>
                <w:szCs w:val="20"/>
              </w:rPr>
            </w:pPr>
            <w:r>
              <w:rPr>
                <w:rStyle w:val="normaltextrun"/>
                <w:sz w:val="20"/>
                <w:szCs w:val="20"/>
              </w:rPr>
              <w:t>Revised sections 1.2, 3.2.1</w:t>
            </w:r>
            <w:r w:rsidR="00911D49">
              <w:rPr>
                <w:rStyle w:val="normaltextrun"/>
                <w:sz w:val="20"/>
                <w:szCs w:val="20"/>
              </w:rPr>
              <w:t xml:space="preserve">, </w:t>
            </w:r>
            <w:r w:rsidR="00F45B41">
              <w:rPr>
                <w:rStyle w:val="normaltextrun"/>
                <w:sz w:val="20"/>
                <w:szCs w:val="20"/>
              </w:rPr>
              <w:t xml:space="preserve">3.2.2, </w:t>
            </w:r>
            <w:r w:rsidR="002B08DA">
              <w:rPr>
                <w:rStyle w:val="normaltextrun"/>
                <w:sz w:val="20"/>
                <w:szCs w:val="20"/>
              </w:rPr>
              <w:t xml:space="preserve">3.1.1. And finished sections </w:t>
            </w:r>
            <w:r w:rsidR="00DF505B">
              <w:rPr>
                <w:rStyle w:val="normaltextrun"/>
                <w:sz w:val="20"/>
                <w:szCs w:val="20"/>
              </w:rPr>
              <w:t>3.1.3</w:t>
            </w:r>
            <w:r w:rsidR="0085295B">
              <w:rPr>
                <w:rStyle w:val="normaltextrun"/>
                <w:sz w:val="20"/>
                <w:szCs w:val="20"/>
              </w:rPr>
              <w:t>.</w:t>
            </w:r>
          </w:p>
        </w:tc>
      </w:tr>
    </w:tbl>
    <w:p w14:paraId="1BBB7F27" w14:textId="77777777" w:rsidR="00EA4973" w:rsidRDefault="00EA4973">
      <w:pPr>
        <w:ind w:left="144"/>
      </w:pPr>
    </w:p>
    <w:p w14:paraId="0309CDBE" w14:textId="77777777" w:rsidR="0052661C" w:rsidRDefault="00EA4973">
      <w:pPr>
        <w:pStyle w:val="TableofContents"/>
        <w:rPr>
          <w:noProof/>
        </w:rPr>
      </w:pPr>
      <w:r>
        <w:lastRenderedPageBreak/>
        <w:t>Table of Contents</w:t>
      </w:r>
      <w:r>
        <w:fldChar w:fldCharType="begin"/>
      </w:r>
      <w:r>
        <w:instrText xml:space="preserve"> TOC \o "1-3" \h \z </w:instrText>
      </w:r>
      <w:r>
        <w:fldChar w:fldCharType="separate"/>
      </w:r>
    </w:p>
    <w:p w14:paraId="2A26ABF2" w14:textId="77777777" w:rsidR="0052661C" w:rsidRPr="00023D40" w:rsidRDefault="004701A6">
      <w:pPr>
        <w:pStyle w:val="TOC1"/>
        <w:rPr>
          <w:rFonts w:ascii="Calibri" w:hAnsi="Calibri"/>
          <w:b w:val="0"/>
          <w:caps w:val="0"/>
          <w:noProof/>
          <w:sz w:val="22"/>
          <w:szCs w:val="22"/>
        </w:rPr>
      </w:pPr>
      <w:hyperlink w:anchor="_Toc529618079" w:history="1">
        <w:r w:rsidR="0052661C" w:rsidRPr="0055725C">
          <w:rPr>
            <w:rStyle w:val="Hyperlink"/>
            <w:noProof/>
          </w:rPr>
          <w:t>Document Control</w:t>
        </w:r>
        <w:r w:rsidR="0052661C">
          <w:rPr>
            <w:noProof/>
            <w:webHidden/>
          </w:rPr>
          <w:tab/>
        </w:r>
        <w:r w:rsidR="0052661C">
          <w:rPr>
            <w:noProof/>
            <w:webHidden/>
          </w:rPr>
          <w:fldChar w:fldCharType="begin"/>
        </w:r>
        <w:r w:rsidR="0052661C">
          <w:rPr>
            <w:noProof/>
            <w:webHidden/>
          </w:rPr>
          <w:instrText xml:space="preserve"> PAGEREF _Toc529618079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289F260E" w14:textId="77777777" w:rsidR="0052661C" w:rsidRPr="00023D40" w:rsidRDefault="004701A6">
      <w:pPr>
        <w:pStyle w:val="TOC2"/>
        <w:rPr>
          <w:rFonts w:ascii="Calibri" w:hAnsi="Calibri"/>
          <w:smallCaps w:val="0"/>
          <w:noProof/>
          <w:sz w:val="22"/>
          <w:szCs w:val="22"/>
        </w:rPr>
      </w:pPr>
      <w:hyperlink w:anchor="_Toc529618080" w:history="1">
        <w:r w:rsidR="0052661C" w:rsidRPr="0055725C">
          <w:rPr>
            <w:rStyle w:val="Hyperlink"/>
            <w:noProof/>
          </w:rPr>
          <w:t>Approval</w:t>
        </w:r>
        <w:r w:rsidR="0052661C">
          <w:rPr>
            <w:noProof/>
            <w:webHidden/>
          </w:rPr>
          <w:tab/>
        </w:r>
        <w:r w:rsidR="0052661C">
          <w:rPr>
            <w:noProof/>
            <w:webHidden/>
          </w:rPr>
          <w:fldChar w:fldCharType="begin"/>
        </w:r>
        <w:r w:rsidR="0052661C">
          <w:rPr>
            <w:noProof/>
            <w:webHidden/>
          </w:rPr>
          <w:instrText xml:space="preserve"> PAGEREF _Toc529618080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7C83A7F8" w14:textId="77777777" w:rsidR="0052661C" w:rsidRPr="00023D40" w:rsidRDefault="004701A6">
      <w:pPr>
        <w:pStyle w:val="TOC2"/>
        <w:rPr>
          <w:rFonts w:ascii="Calibri" w:hAnsi="Calibri"/>
          <w:smallCaps w:val="0"/>
          <w:noProof/>
          <w:sz w:val="22"/>
          <w:szCs w:val="22"/>
        </w:rPr>
      </w:pPr>
      <w:hyperlink w:anchor="_Toc529618081" w:history="1">
        <w:r w:rsidR="0052661C" w:rsidRPr="0055725C">
          <w:rPr>
            <w:rStyle w:val="Hyperlink"/>
            <w:noProof/>
          </w:rPr>
          <w:t>Document Change Control</w:t>
        </w:r>
        <w:r w:rsidR="0052661C">
          <w:rPr>
            <w:noProof/>
            <w:webHidden/>
          </w:rPr>
          <w:tab/>
        </w:r>
        <w:r w:rsidR="0052661C">
          <w:rPr>
            <w:noProof/>
            <w:webHidden/>
          </w:rPr>
          <w:fldChar w:fldCharType="begin"/>
        </w:r>
        <w:r w:rsidR="0052661C">
          <w:rPr>
            <w:noProof/>
            <w:webHidden/>
          </w:rPr>
          <w:instrText xml:space="preserve"> PAGEREF _Toc529618081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61CFE0D5" w14:textId="77777777" w:rsidR="0052661C" w:rsidRPr="00023D40" w:rsidRDefault="004701A6">
      <w:pPr>
        <w:pStyle w:val="TOC2"/>
        <w:rPr>
          <w:rFonts w:ascii="Calibri" w:hAnsi="Calibri"/>
          <w:smallCaps w:val="0"/>
          <w:noProof/>
          <w:sz w:val="22"/>
          <w:szCs w:val="22"/>
        </w:rPr>
      </w:pPr>
      <w:hyperlink w:anchor="_Toc529618082" w:history="1">
        <w:r w:rsidR="0052661C" w:rsidRPr="0055725C">
          <w:rPr>
            <w:rStyle w:val="Hyperlink"/>
            <w:noProof/>
          </w:rPr>
          <w:t>Distribution List</w:t>
        </w:r>
        <w:r w:rsidR="0052661C">
          <w:rPr>
            <w:noProof/>
            <w:webHidden/>
          </w:rPr>
          <w:tab/>
        </w:r>
        <w:r w:rsidR="0052661C">
          <w:rPr>
            <w:noProof/>
            <w:webHidden/>
          </w:rPr>
          <w:fldChar w:fldCharType="begin"/>
        </w:r>
        <w:r w:rsidR="0052661C">
          <w:rPr>
            <w:noProof/>
            <w:webHidden/>
          </w:rPr>
          <w:instrText xml:space="preserve"> PAGEREF _Toc529618082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7EF14270" w14:textId="77777777" w:rsidR="0052661C" w:rsidRPr="00023D40" w:rsidRDefault="004701A6">
      <w:pPr>
        <w:pStyle w:val="TOC2"/>
        <w:rPr>
          <w:rFonts w:ascii="Calibri" w:hAnsi="Calibri"/>
          <w:smallCaps w:val="0"/>
          <w:noProof/>
          <w:sz w:val="22"/>
          <w:szCs w:val="22"/>
        </w:rPr>
      </w:pPr>
      <w:hyperlink w:anchor="_Toc529618083" w:history="1">
        <w:r w:rsidR="0052661C" w:rsidRPr="0055725C">
          <w:rPr>
            <w:rStyle w:val="Hyperlink"/>
            <w:noProof/>
          </w:rPr>
          <w:t>Change Summary</w:t>
        </w:r>
        <w:r w:rsidR="0052661C">
          <w:rPr>
            <w:noProof/>
            <w:webHidden/>
          </w:rPr>
          <w:tab/>
        </w:r>
        <w:r w:rsidR="0052661C">
          <w:rPr>
            <w:noProof/>
            <w:webHidden/>
          </w:rPr>
          <w:fldChar w:fldCharType="begin"/>
        </w:r>
        <w:r w:rsidR="0052661C">
          <w:rPr>
            <w:noProof/>
            <w:webHidden/>
          </w:rPr>
          <w:instrText xml:space="preserve"> PAGEREF _Toc529618083 \h </w:instrText>
        </w:r>
        <w:r w:rsidR="0052661C">
          <w:rPr>
            <w:noProof/>
            <w:webHidden/>
          </w:rPr>
        </w:r>
        <w:r w:rsidR="0052661C">
          <w:rPr>
            <w:noProof/>
            <w:webHidden/>
          </w:rPr>
          <w:fldChar w:fldCharType="separate"/>
        </w:r>
        <w:r w:rsidR="0052661C">
          <w:rPr>
            <w:noProof/>
            <w:webHidden/>
          </w:rPr>
          <w:t>ii</w:t>
        </w:r>
        <w:r w:rsidR="0052661C">
          <w:rPr>
            <w:noProof/>
            <w:webHidden/>
          </w:rPr>
          <w:fldChar w:fldCharType="end"/>
        </w:r>
      </w:hyperlink>
    </w:p>
    <w:p w14:paraId="088EB495" w14:textId="77777777" w:rsidR="0052661C" w:rsidRPr="00023D40" w:rsidRDefault="004701A6">
      <w:pPr>
        <w:pStyle w:val="TOC1"/>
        <w:tabs>
          <w:tab w:val="left" w:pos="400"/>
        </w:tabs>
        <w:rPr>
          <w:rFonts w:ascii="Calibri" w:hAnsi="Calibri"/>
          <w:b w:val="0"/>
          <w:caps w:val="0"/>
          <w:noProof/>
          <w:sz w:val="22"/>
          <w:szCs w:val="22"/>
        </w:rPr>
      </w:pPr>
      <w:hyperlink w:anchor="_Toc529618084" w:history="1">
        <w:r w:rsidR="0052661C" w:rsidRPr="0055725C">
          <w:rPr>
            <w:rStyle w:val="Hyperlink"/>
            <w:noProof/>
          </w:rPr>
          <w:t>1.</w:t>
        </w:r>
        <w:r w:rsidR="0052661C" w:rsidRPr="00023D40">
          <w:rPr>
            <w:rFonts w:ascii="Calibri" w:hAnsi="Calibri"/>
            <w:b w:val="0"/>
            <w:caps w:val="0"/>
            <w:noProof/>
            <w:sz w:val="22"/>
            <w:szCs w:val="22"/>
          </w:rPr>
          <w:tab/>
        </w:r>
        <w:r w:rsidR="0052661C" w:rsidRPr="0055725C">
          <w:rPr>
            <w:rStyle w:val="Hyperlink"/>
            <w:noProof/>
          </w:rPr>
          <w:t>Introduction</w:t>
        </w:r>
        <w:r w:rsidR="0052661C">
          <w:rPr>
            <w:noProof/>
            <w:webHidden/>
          </w:rPr>
          <w:tab/>
        </w:r>
        <w:r w:rsidR="0052661C">
          <w:rPr>
            <w:noProof/>
            <w:webHidden/>
          </w:rPr>
          <w:fldChar w:fldCharType="begin"/>
        </w:r>
        <w:r w:rsidR="0052661C">
          <w:rPr>
            <w:noProof/>
            <w:webHidden/>
          </w:rPr>
          <w:instrText xml:space="preserve"> PAGEREF _Toc529618084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65B26F33" w14:textId="77777777" w:rsidR="0052661C" w:rsidRPr="00023D40" w:rsidRDefault="004701A6">
      <w:pPr>
        <w:pStyle w:val="TOC2"/>
        <w:tabs>
          <w:tab w:val="left" w:pos="800"/>
        </w:tabs>
        <w:rPr>
          <w:rFonts w:ascii="Calibri" w:hAnsi="Calibri"/>
          <w:smallCaps w:val="0"/>
          <w:noProof/>
          <w:sz w:val="22"/>
          <w:szCs w:val="22"/>
        </w:rPr>
      </w:pPr>
      <w:hyperlink w:anchor="_Toc529618085" w:history="1">
        <w:r w:rsidR="0052661C" w:rsidRPr="0055725C">
          <w:rPr>
            <w:rStyle w:val="Hyperlink"/>
            <w:noProof/>
          </w:rPr>
          <w:t>1.1.</w:t>
        </w:r>
        <w:r w:rsidR="0052661C" w:rsidRPr="00023D40">
          <w:rPr>
            <w:rFonts w:ascii="Calibri" w:hAnsi="Calibri"/>
            <w:smallCaps w:val="0"/>
            <w:noProof/>
            <w:sz w:val="22"/>
            <w:szCs w:val="22"/>
          </w:rPr>
          <w:tab/>
        </w:r>
        <w:r w:rsidR="0052661C" w:rsidRPr="0055725C">
          <w:rPr>
            <w:rStyle w:val="Hyperlink"/>
            <w:noProof/>
          </w:rPr>
          <w:t>Purpose and Intended Audience</w:t>
        </w:r>
        <w:r w:rsidR="0052661C">
          <w:rPr>
            <w:noProof/>
            <w:webHidden/>
          </w:rPr>
          <w:tab/>
        </w:r>
        <w:r w:rsidR="0052661C">
          <w:rPr>
            <w:noProof/>
            <w:webHidden/>
          </w:rPr>
          <w:fldChar w:fldCharType="begin"/>
        </w:r>
        <w:r w:rsidR="0052661C">
          <w:rPr>
            <w:noProof/>
            <w:webHidden/>
          </w:rPr>
          <w:instrText xml:space="preserve"> PAGEREF _Toc529618085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0960E4C7" w14:textId="77777777" w:rsidR="0052661C" w:rsidRPr="00023D40" w:rsidRDefault="004701A6">
      <w:pPr>
        <w:pStyle w:val="TOC2"/>
        <w:tabs>
          <w:tab w:val="left" w:pos="800"/>
        </w:tabs>
        <w:rPr>
          <w:rFonts w:ascii="Calibri" w:hAnsi="Calibri"/>
          <w:smallCaps w:val="0"/>
          <w:noProof/>
          <w:sz w:val="22"/>
          <w:szCs w:val="22"/>
        </w:rPr>
      </w:pPr>
      <w:hyperlink w:anchor="_Toc529618086" w:history="1">
        <w:r w:rsidR="0052661C" w:rsidRPr="0055725C">
          <w:rPr>
            <w:rStyle w:val="Hyperlink"/>
            <w:noProof/>
          </w:rPr>
          <w:t>1.2.</w:t>
        </w:r>
        <w:r w:rsidR="0052661C" w:rsidRPr="00023D40">
          <w:rPr>
            <w:rFonts w:ascii="Calibri" w:hAnsi="Calibri"/>
            <w:smallCaps w:val="0"/>
            <w:noProof/>
            <w:sz w:val="22"/>
            <w:szCs w:val="22"/>
          </w:rPr>
          <w:tab/>
        </w:r>
        <w:r w:rsidR="0052661C" w:rsidRPr="0055725C">
          <w:rPr>
            <w:rStyle w:val="Hyperlink"/>
            <w:noProof/>
          </w:rPr>
          <w:t>Scope of Pr</w:t>
        </w:r>
        <w:bookmarkStart w:id="21" w:name="_Hlt530430676"/>
        <w:bookmarkStart w:id="22" w:name="_Hlt530430677"/>
        <w:r w:rsidR="0052661C" w:rsidRPr="0055725C">
          <w:rPr>
            <w:rStyle w:val="Hyperlink"/>
            <w:noProof/>
          </w:rPr>
          <w:t>o</w:t>
        </w:r>
        <w:bookmarkEnd w:id="21"/>
        <w:bookmarkEnd w:id="22"/>
        <w:r w:rsidR="0052661C" w:rsidRPr="0055725C">
          <w:rPr>
            <w:rStyle w:val="Hyperlink"/>
            <w:noProof/>
          </w:rPr>
          <w:t>duct</w:t>
        </w:r>
        <w:r w:rsidR="0052661C">
          <w:rPr>
            <w:noProof/>
            <w:webHidden/>
          </w:rPr>
          <w:tab/>
        </w:r>
        <w:r w:rsidR="0052661C">
          <w:rPr>
            <w:noProof/>
            <w:webHidden/>
          </w:rPr>
          <w:fldChar w:fldCharType="begin"/>
        </w:r>
        <w:r w:rsidR="0052661C">
          <w:rPr>
            <w:noProof/>
            <w:webHidden/>
          </w:rPr>
          <w:instrText xml:space="preserve"> PAGEREF _Toc529618086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65355353" w14:textId="77777777" w:rsidR="0052661C" w:rsidRPr="00023D40" w:rsidRDefault="004701A6">
      <w:pPr>
        <w:pStyle w:val="TOC2"/>
        <w:tabs>
          <w:tab w:val="left" w:pos="800"/>
        </w:tabs>
        <w:rPr>
          <w:rFonts w:ascii="Calibri" w:hAnsi="Calibri"/>
          <w:smallCaps w:val="0"/>
          <w:noProof/>
          <w:sz w:val="22"/>
          <w:szCs w:val="22"/>
        </w:rPr>
      </w:pPr>
      <w:hyperlink w:anchor="_Toc529618087" w:history="1">
        <w:r w:rsidR="0052661C" w:rsidRPr="0055725C">
          <w:rPr>
            <w:rStyle w:val="Hyperlink"/>
            <w:noProof/>
          </w:rPr>
          <w:t>1.3.</w:t>
        </w:r>
        <w:r w:rsidR="0052661C" w:rsidRPr="00023D40">
          <w:rPr>
            <w:rFonts w:ascii="Calibri" w:hAnsi="Calibri"/>
            <w:smallCaps w:val="0"/>
            <w:noProof/>
            <w:sz w:val="22"/>
            <w:szCs w:val="22"/>
          </w:rPr>
          <w:tab/>
        </w:r>
        <w:r w:rsidR="0052661C" w:rsidRPr="0055725C">
          <w:rPr>
            <w:rStyle w:val="Hyperlink"/>
            <w:noProof/>
          </w:rPr>
          <w:t>Definitions, Acronyms, and Abbreviations</w:t>
        </w:r>
        <w:r w:rsidR="0052661C">
          <w:rPr>
            <w:noProof/>
            <w:webHidden/>
          </w:rPr>
          <w:tab/>
        </w:r>
        <w:r w:rsidR="0052661C">
          <w:rPr>
            <w:noProof/>
            <w:webHidden/>
          </w:rPr>
          <w:fldChar w:fldCharType="begin"/>
        </w:r>
        <w:r w:rsidR="0052661C">
          <w:rPr>
            <w:noProof/>
            <w:webHidden/>
          </w:rPr>
          <w:instrText xml:space="preserve"> PAGEREF _Toc529618087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49CA775C" w14:textId="77777777" w:rsidR="0052661C" w:rsidRPr="00023D40" w:rsidRDefault="004701A6">
      <w:pPr>
        <w:pStyle w:val="TOC3"/>
        <w:tabs>
          <w:tab w:val="left" w:pos="1200"/>
        </w:tabs>
        <w:rPr>
          <w:rFonts w:ascii="Calibri" w:hAnsi="Calibri"/>
          <w:i w:val="0"/>
          <w:noProof/>
          <w:sz w:val="22"/>
          <w:szCs w:val="22"/>
        </w:rPr>
      </w:pPr>
      <w:hyperlink w:anchor="_Toc529618088" w:history="1">
        <w:r w:rsidR="0052661C" w:rsidRPr="0055725C">
          <w:rPr>
            <w:rStyle w:val="Hyperlink"/>
            <w:noProof/>
          </w:rPr>
          <w:t>1.3.1.</w:t>
        </w:r>
        <w:r w:rsidR="0052661C" w:rsidRPr="00023D40">
          <w:rPr>
            <w:rFonts w:ascii="Calibri" w:hAnsi="Calibri"/>
            <w:i w:val="0"/>
            <w:noProof/>
            <w:sz w:val="22"/>
            <w:szCs w:val="22"/>
          </w:rPr>
          <w:tab/>
        </w:r>
        <w:r w:rsidR="0052661C" w:rsidRPr="0055725C">
          <w:rPr>
            <w:rStyle w:val="Hyperlink"/>
            <w:noProof/>
          </w:rPr>
          <w:t>Definitions</w:t>
        </w:r>
        <w:r w:rsidR="0052661C">
          <w:rPr>
            <w:noProof/>
            <w:webHidden/>
          </w:rPr>
          <w:tab/>
        </w:r>
        <w:r w:rsidR="0052661C">
          <w:rPr>
            <w:noProof/>
            <w:webHidden/>
          </w:rPr>
          <w:fldChar w:fldCharType="begin"/>
        </w:r>
        <w:r w:rsidR="0052661C">
          <w:rPr>
            <w:noProof/>
            <w:webHidden/>
          </w:rPr>
          <w:instrText xml:space="preserve"> PAGEREF _Toc529618088 \h </w:instrText>
        </w:r>
        <w:r w:rsidR="0052661C">
          <w:rPr>
            <w:noProof/>
            <w:webHidden/>
          </w:rPr>
        </w:r>
        <w:r w:rsidR="0052661C">
          <w:rPr>
            <w:noProof/>
            <w:webHidden/>
          </w:rPr>
          <w:fldChar w:fldCharType="separate"/>
        </w:r>
        <w:r w:rsidR="0052661C">
          <w:rPr>
            <w:noProof/>
            <w:webHidden/>
          </w:rPr>
          <w:t>4</w:t>
        </w:r>
        <w:r w:rsidR="0052661C">
          <w:rPr>
            <w:noProof/>
            <w:webHidden/>
          </w:rPr>
          <w:fldChar w:fldCharType="end"/>
        </w:r>
      </w:hyperlink>
    </w:p>
    <w:p w14:paraId="7751E6F3" w14:textId="77777777" w:rsidR="0052661C" w:rsidRPr="00023D40" w:rsidRDefault="004701A6">
      <w:pPr>
        <w:pStyle w:val="TOC3"/>
        <w:tabs>
          <w:tab w:val="left" w:pos="1200"/>
        </w:tabs>
        <w:rPr>
          <w:rFonts w:ascii="Calibri" w:hAnsi="Calibri"/>
          <w:i w:val="0"/>
          <w:noProof/>
          <w:sz w:val="22"/>
          <w:szCs w:val="22"/>
        </w:rPr>
      </w:pPr>
      <w:hyperlink w:anchor="_Toc529618089" w:history="1">
        <w:r w:rsidR="0052661C" w:rsidRPr="0055725C">
          <w:rPr>
            <w:rStyle w:val="Hyperlink"/>
            <w:noProof/>
          </w:rPr>
          <w:t>1.3.2.</w:t>
        </w:r>
        <w:r w:rsidR="0052661C" w:rsidRPr="00023D40">
          <w:rPr>
            <w:rFonts w:ascii="Calibri" w:hAnsi="Calibri"/>
            <w:i w:val="0"/>
            <w:noProof/>
            <w:sz w:val="22"/>
            <w:szCs w:val="22"/>
          </w:rPr>
          <w:tab/>
        </w:r>
        <w:r w:rsidR="0052661C" w:rsidRPr="0055725C">
          <w:rPr>
            <w:rStyle w:val="Hyperlink"/>
            <w:noProof/>
          </w:rPr>
          <w:t>Acronyms</w:t>
        </w:r>
        <w:r w:rsidR="0052661C">
          <w:rPr>
            <w:noProof/>
            <w:webHidden/>
          </w:rPr>
          <w:tab/>
        </w:r>
        <w:r w:rsidR="0052661C">
          <w:rPr>
            <w:noProof/>
            <w:webHidden/>
          </w:rPr>
          <w:fldChar w:fldCharType="begin"/>
        </w:r>
        <w:r w:rsidR="0052661C">
          <w:rPr>
            <w:noProof/>
            <w:webHidden/>
          </w:rPr>
          <w:instrText xml:space="preserve"> PAGEREF _Toc529618089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1C15F303" w14:textId="77777777" w:rsidR="0052661C" w:rsidRPr="00023D40" w:rsidRDefault="004701A6">
      <w:pPr>
        <w:pStyle w:val="TOC3"/>
        <w:tabs>
          <w:tab w:val="left" w:pos="1200"/>
        </w:tabs>
        <w:rPr>
          <w:rFonts w:ascii="Calibri" w:hAnsi="Calibri"/>
          <w:i w:val="0"/>
          <w:noProof/>
          <w:sz w:val="22"/>
          <w:szCs w:val="22"/>
        </w:rPr>
      </w:pPr>
      <w:hyperlink w:anchor="_Toc529618090" w:history="1">
        <w:r w:rsidR="0052661C" w:rsidRPr="0055725C">
          <w:rPr>
            <w:rStyle w:val="Hyperlink"/>
            <w:noProof/>
          </w:rPr>
          <w:t>1.3.3.</w:t>
        </w:r>
        <w:r w:rsidR="0052661C" w:rsidRPr="00023D40">
          <w:rPr>
            <w:rFonts w:ascii="Calibri" w:hAnsi="Calibri"/>
            <w:i w:val="0"/>
            <w:noProof/>
            <w:sz w:val="22"/>
            <w:szCs w:val="22"/>
          </w:rPr>
          <w:tab/>
        </w:r>
        <w:r w:rsidR="0052661C" w:rsidRPr="0055725C">
          <w:rPr>
            <w:rStyle w:val="Hyperlink"/>
            <w:noProof/>
          </w:rPr>
          <w:t>Abbreviations</w:t>
        </w:r>
        <w:r w:rsidR="0052661C">
          <w:rPr>
            <w:noProof/>
            <w:webHidden/>
          </w:rPr>
          <w:tab/>
        </w:r>
        <w:r w:rsidR="0052661C">
          <w:rPr>
            <w:noProof/>
            <w:webHidden/>
          </w:rPr>
          <w:fldChar w:fldCharType="begin"/>
        </w:r>
        <w:r w:rsidR="0052661C">
          <w:rPr>
            <w:noProof/>
            <w:webHidden/>
          </w:rPr>
          <w:instrText xml:space="preserve"> PAGEREF _Toc529618090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111881F3" w14:textId="77777777" w:rsidR="0052661C" w:rsidRPr="00023D40" w:rsidRDefault="004701A6">
      <w:pPr>
        <w:pStyle w:val="TOC2"/>
        <w:tabs>
          <w:tab w:val="left" w:pos="800"/>
        </w:tabs>
        <w:rPr>
          <w:rFonts w:ascii="Calibri" w:hAnsi="Calibri"/>
          <w:smallCaps w:val="0"/>
          <w:noProof/>
          <w:sz w:val="22"/>
          <w:szCs w:val="22"/>
        </w:rPr>
      </w:pPr>
      <w:hyperlink w:anchor="_Toc529618091" w:history="1">
        <w:r w:rsidR="0052661C" w:rsidRPr="0055725C">
          <w:rPr>
            <w:rStyle w:val="Hyperlink"/>
            <w:noProof/>
          </w:rPr>
          <w:t>1.4.</w:t>
        </w:r>
        <w:r w:rsidR="0052661C" w:rsidRPr="00023D40">
          <w:rPr>
            <w:rFonts w:ascii="Calibri" w:hAnsi="Calibri"/>
            <w:smallCaps w:val="0"/>
            <w:noProof/>
            <w:sz w:val="22"/>
            <w:szCs w:val="22"/>
          </w:rPr>
          <w:tab/>
        </w:r>
        <w:r w:rsidR="0052661C" w:rsidRPr="0055725C">
          <w:rPr>
            <w:rStyle w:val="Hyperlink"/>
            <w:noProof/>
          </w:rPr>
          <w:t>Overview</w:t>
        </w:r>
        <w:r w:rsidR="0052661C">
          <w:rPr>
            <w:noProof/>
            <w:webHidden/>
          </w:rPr>
          <w:tab/>
        </w:r>
        <w:r w:rsidR="0052661C">
          <w:rPr>
            <w:noProof/>
            <w:webHidden/>
          </w:rPr>
          <w:fldChar w:fldCharType="begin"/>
        </w:r>
        <w:r w:rsidR="0052661C">
          <w:rPr>
            <w:noProof/>
            <w:webHidden/>
          </w:rPr>
          <w:instrText xml:space="preserve"> PAGEREF _Toc529618091 \h </w:instrText>
        </w:r>
        <w:r w:rsidR="0052661C">
          <w:rPr>
            <w:noProof/>
            <w:webHidden/>
          </w:rPr>
        </w:r>
        <w:r w:rsidR="0052661C">
          <w:rPr>
            <w:noProof/>
            <w:webHidden/>
          </w:rPr>
          <w:fldChar w:fldCharType="separate"/>
        </w:r>
        <w:r w:rsidR="0052661C">
          <w:rPr>
            <w:noProof/>
            <w:webHidden/>
          </w:rPr>
          <w:t>5</w:t>
        </w:r>
        <w:r w:rsidR="0052661C">
          <w:rPr>
            <w:noProof/>
            <w:webHidden/>
          </w:rPr>
          <w:fldChar w:fldCharType="end"/>
        </w:r>
      </w:hyperlink>
    </w:p>
    <w:p w14:paraId="743E022B" w14:textId="77777777" w:rsidR="0052661C" w:rsidRPr="00023D40" w:rsidRDefault="004701A6">
      <w:pPr>
        <w:pStyle w:val="TOC2"/>
        <w:tabs>
          <w:tab w:val="left" w:pos="800"/>
        </w:tabs>
        <w:rPr>
          <w:rFonts w:ascii="Calibri" w:hAnsi="Calibri"/>
          <w:smallCaps w:val="0"/>
          <w:noProof/>
          <w:sz w:val="22"/>
          <w:szCs w:val="22"/>
        </w:rPr>
      </w:pPr>
      <w:hyperlink w:anchor="_Toc529618092" w:history="1">
        <w:r w:rsidR="0052661C" w:rsidRPr="0055725C">
          <w:rPr>
            <w:rStyle w:val="Hyperlink"/>
            <w:noProof/>
          </w:rPr>
          <w:t>1.5.</w:t>
        </w:r>
        <w:r w:rsidR="0052661C" w:rsidRPr="00023D40">
          <w:rPr>
            <w:rFonts w:ascii="Calibri" w:hAnsi="Calibri"/>
            <w:smallCaps w:val="0"/>
            <w:noProof/>
            <w:sz w:val="22"/>
            <w:szCs w:val="22"/>
          </w:rPr>
          <w:tab/>
        </w:r>
        <w:r w:rsidR="0052661C" w:rsidRPr="0055725C">
          <w:rPr>
            <w:rStyle w:val="Hyperlink"/>
            <w:noProof/>
          </w:rPr>
          <w:t>References</w:t>
        </w:r>
        <w:r w:rsidR="0052661C">
          <w:rPr>
            <w:noProof/>
            <w:webHidden/>
          </w:rPr>
          <w:tab/>
        </w:r>
        <w:r w:rsidR="0052661C">
          <w:rPr>
            <w:noProof/>
            <w:webHidden/>
          </w:rPr>
          <w:fldChar w:fldCharType="begin"/>
        </w:r>
        <w:r w:rsidR="0052661C">
          <w:rPr>
            <w:noProof/>
            <w:webHidden/>
          </w:rPr>
          <w:instrText xml:space="preserve"> PAGEREF _Toc529618092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09E622FC" w14:textId="77777777" w:rsidR="0052661C" w:rsidRPr="00023D40" w:rsidRDefault="004701A6">
      <w:pPr>
        <w:pStyle w:val="TOC1"/>
        <w:tabs>
          <w:tab w:val="left" w:pos="400"/>
        </w:tabs>
        <w:rPr>
          <w:rFonts w:ascii="Calibri" w:hAnsi="Calibri"/>
          <w:b w:val="0"/>
          <w:caps w:val="0"/>
          <w:noProof/>
          <w:sz w:val="22"/>
          <w:szCs w:val="22"/>
        </w:rPr>
      </w:pPr>
      <w:hyperlink w:anchor="_Toc529618093" w:history="1">
        <w:r w:rsidR="0052661C" w:rsidRPr="0055725C">
          <w:rPr>
            <w:rStyle w:val="Hyperlink"/>
            <w:noProof/>
          </w:rPr>
          <w:t>2.</w:t>
        </w:r>
        <w:r w:rsidR="0052661C" w:rsidRPr="00023D40">
          <w:rPr>
            <w:rFonts w:ascii="Calibri" w:hAnsi="Calibri"/>
            <w:b w:val="0"/>
            <w:caps w:val="0"/>
            <w:noProof/>
            <w:sz w:val="22"/>
            <w:szCs w:val="22"/>
          </w:rPr>
          <w:tab/>
        </w:r>
        <w:r w:rsidR="0052661C" w:rsidRPr="0055725C">
          <w:rPr>
            <w:rStyle w:val="Hyperlink"/>
            <w:noProof/>
          </w:rPr>
          <w:t>General Description</w:t>
        </w:r>
        <w:r w:rsidR="0052661C">
          <w:rPr>
            <w:noProof/>
            <w:webHidden/>
          </w:rPr>
          <w:tab/>
        </w:r>
        <w:r w:rsidR="0052661C">
          <w:rPr>
            <w:noProof/>
            <w:webHidden/>
          </w:rPr>
          <w:fldChar w:fldCharType="begin"/>
        </w:r>
        <w:r w:rsidR="0052661C">
          <w:rPr>
            <w:noProof/>
            <w:webHidden/>
          </w:rPr>
          <w:instrText xml:space="preserve"> PAGEREF _Toc529618093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5CD8DEA8" w14:textId="77777777" w:rsidR="0052661C" w:rsidRPr="00023D40" w:rsidRDefault="004701A6">
      <w:pPr>
        <w:pStyle w:val="TOC2"/>
        <w:tabs>
          <w:tab w:val="left" w:pos="800"/>
        </w:tabs>
        <w:rPr>
          <w:rFonts w:ascii="Calibri" w:hAnsi="Calibri"/>
          <w:smallCaps w:val="0"/>
          <w:noProof/>
          <w:sz w:val="22"/>
          <w:szCs w:val="22"/>
        </w:rPr>
      </w:pPr>
      <w:hyperlink w:anchor="_Toc529618094" w:history="1">
        <w:r w:rsidR="0052661C" w:rsidRPr="0055725C">
          <w:rPr>
            <w:rStyle w:val="Hyperlink"/>
            <w:noProof/>
          </w:rPr>
          <w:t>2.1.</w:t>
        </w:r>
        <w:r w:rsidR="0052661C" w:rsidRPr="00023D40">
          <w:rPr>
            <w:rFonts w:ascii="Calibri" w:hAnsi="Calibri"/>
            <w:smallCaps w:val="0"/>
            <w:noProof/>
            <w:sz w:val="22"/>
            <w:szCs w:val="22"/>
          </w:rPr>
          <w:tab/>
        </w:r>
        <w:r w:rsidR="0052661C" w:rsidRPr="0055725C">
          <w:rPr>
            <w:rStyle w:val="Hyperlink"/>
            <w:noProof/>
          </w:rPr>
          <w:t>Product Perspective</w:t>
        </w:r>
        <w:r w:rsidR="0052661C">
          <w:rPr>
            <w:noProof/>
            <w:webHidden/>
          </w:rPr>
          <w:tab/>
        </w:r>
        <w:r w:rsidR="0052661C">
          <w:rPr>
            <w:noProof/>
            <w:webHidden/>
          </w:rPr>
          <w:fldChar w:fldCharType="begin"/>
        </w:r>
        <w:r w:rsidR="0052661C">
          <w:rPr>
            <w:noProof/>
            <w:webHidden/>
          </w:rPr>
          <w:instrText xml:space="preserve"> PAGEREF _Toc529618094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06E2CD51" w14:textId="77777777" w:rsidR="0052661C" w:rsidRPr="00023D40" w:rsidRDefault="004701A6">
      <w:pPr>
        <w:pStyle w:val="TOC2"/>
        <w:tabs>
          <w:tab w:val="left" w:pos="800"/>
        </w:tabs>
        <w:rPr>
          <w:rFonts w:ascii="Calibri" w:hAnsi="Calibri"/>
          <w:smallCaps w:val="0"/>
          <w:noProof/>
          <w:sz w:val="22"/>
          <w:szCs w:val="22"/>
        </w:rPr>
      </w:pPr>
      <w:hyperlink w:anchor="_Toc529618095" w:history="1">
        <w:r w:rsidR="0052661C" w:rsidRPr="0055725C">
          <w:rPr>
            <w:rStyle w:val="Hyperlink"/>
            <w:noProof/>
          </w:rPr>
          <w:t>2.2.</w:t>
        </w:r>
        <w:r w:rsidR="0052661C" w:rsidRPr="00023D40">
          <w:rPr>
            <w:rFonts w:ascii="Calibri" w:hAnsi="Calibri"/>
            <w:smallCaps w:val="0"/>
            <w:noProof/>
            <w:sz w:val="22"/>
            <w:szCs w:val="22"/>
          </w:rPr>
          <w:tab/>
        </w:r>
        <w:r w:rsidR="0052661C" w:rsidRPr="0055725C">
          <w:rPr>
            <w:rStyle w:val="Hyperlink"/>
            <w:noProof/>
          </w:rPr>
          <w:t>Product Features</w:t>
        </w:r>
        <w:r w:rsidR="0052661C">
          <w:rPr>
            <w:noProof/>
            <w:webHidden/>
          </w:rPr>
          <w:tab/>
        </w:r>
        <w:r w:rsidR="0052661C">
          <w:rPr>
            <w:noProof/>
            <w:webHidden/>
          </w:rPr>
          <w:fldChar w:fldCharType="begin"/>
        </w:r>
        <w:r w:rsidR="0052661C">
          <w:rPr>
            <w:noProof/>
            <w:webHidden/>
          </w:rPr>
          <w:instrText xml:space="preserve"> PAGEREF _Toc529618095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45EB60AF" w14:textId="77777777" w:rsidR="0052661C" w:rsidRPr="00023D40" w:rsidRDefault="004701A6">
      <w:pPr>
        <w:pStyle w:val="TOC2"/>
        <w:tabs>
          <w:tab w:val="left" w:pos="800"/>
        </w:tabs>
        <w:rPr>
          <w:rFonts w:ascii="Calibri" w:hAnsi="Calibri"/>
          <w:smallCaps w:val="0"/>
          <w:noProof/>
          <w:sz w:val="22"/>
          <w:szCs w:val="22"/>
        </w:rPr>
      </w:pPr>
      <w:hyperlink w:anchor="_Toc529618096" w:history="1">
        <w:r w:rsidR="0052661C" w:rsidRPr="0055725C">
          <w:rPr>
            <w:rStyle w:val="Hyperlink"/>
            <w:noProof/>
          </w:rPr>
          <w:t>2.3.</w:t>
        </w:r>
        <w:r w:rsidR="0052661C" w:rsidRPr="00023D40">
          <w:rPr>
            <w:rFonts w:ascii="Calibri" w:hAnsi="Calibri"/>
            <w:smallCaps w:val="0"/>
            <w:noProof/>
            <w:sz w:val="22"/>
            <w:szCs w:val="22"/>
          </w:rPr>
          <w:tab/>
        </w:r>
        <w:r w:rsidR="0052661C" w:rsidRPr="0055725C">
          <w:rPr>
            <w:rStyle w:val="Hyperlink"/>
            <w:noProof/>
          </w:rPr>
          <w:t>User Characteristics</w:t>
        </w:r>
        <w:r w:rsidR="0052661C">
          <w:rPr>
            <w:noProof/>
            <w:webHidden/>
          </w:rPr>
          <w:tab/>
        </w:r>
        <w:r w:rsidR="0052661C">
          <w:rPr>
            <w:noProof/>
            <w:webHidden/>
          </w:rPr>
          <w:fldChar w:fldCharType="begin"/>
        </w:r>
        <w:r w:rsidR="0052661C">
          <w:rPr>
            <w:noProof/>
            <w:webHidden/>
          </w:rPr>
          <w:instrText xml:space="preserve"> PAGEREF _Toc529618096 \h </w:instrText>
        </w:r>
        <w:r w:rsidR="0052661C">
          <w:rPr>
            <w:noProof/>
            <w:webHidden/>
          </w:rPr>
        </w:r>
        <w:r w:rsidR="0052661C">
          <w:rPr>
            <w:noProof/>
            <w:webHidden/>
          </w:rPr>
          <w:fldChar w:fldCharType="separate"/>
        </w:r>
        <w:r w:rsidR="0052661C">
          <w:rPr>
            <w:noProof/>
            <w:webHidden/>
          </w:rPr>
          <w:t>6</w:t>
        </w:r>
        <w:r w:rsidR="0052661C">
          <w:rPr>
            <w:noProof/>
            <w:webHidden/>
          </w:rPr>
          <w:fldChar w:fldCharType="end"/>
        </w:r>
      </w:hyperlink>
    </w:p>
    <w:p w14:paraId="71E9059E" w14:textId="77777777" w:rsidR="0052661C" w:rsidRPr="00023D40" w:rsidRDefault="004701A6">
      <w:pPr>
        <w:pStyle w:val="TOC2"/>
        <w:tabs>
          <w:tab w:val="left" w:pos="800"/>
        </w:tabs>
        <w:rPr>
          <w:rFonts w:ascii="Calibri" w:hAnsi="Calibri"/>
          <w:smallCaps w:val="0"/>
          <w:noProof/>
          <w:sz w:val="22"/>
          <w:szCs w:val="22"/>
        </w:rPr>
      </w:pPr>
      <w:hyperlink w:anchor="_Toc529618097" w:history="1">
        <w:r w:rsidR="0052661C" w:rsidRPr="0055725C">
          <w:rPr>
            <w:rStyle w:val="Hyperlink"/>
            <w:noProof/>
          </w:rPr>
          <w:t>2.4.</w:t>
        </w:r>
        <w:r w:rsidR="0052661C" w:rsidRPr="00023D40">
          <w:rPr>
            <w:rFonts w:ascii="Calibri" w:hAnsi="Calibri"/>
            <w:smallCaps w:val="0"/>
            <w:noProof/>
            <w:sz w:val="22"/>
            <w:szCs w:val="22"/>
          </w:rPr>
          <w:tab/>
        </w:r>
        <w:r w:rsidR="0052661C" w:rsidRPr="0055725C">
          <w:rPr>
            <w:rStyle w:val="Hyperlink"/>
            <w:noProof/>
          </w:rPr>
          <w:t>General Constraints</w:t>
        </w:r>
        <w:r w:rsidR="0052661C">
          <w:rPr>
            <w:noProof/>
            <w:webHidden/>
          </w:rPr>
          <w:tab/>
        </w:r>
        <w:r w:rsidR="0052661C">
          <w:rPr>
            <w:noProof/>
            <w:webHidden/>
          </w:rPr>
          <w:fldChar w:fldCharType="begin"/>
        </w:r>
        <w:r w:rsidR="0052661C">
          <w:rPr>
            <w:noProof/>
            <w:webHidden/>
          </w:rPr>
          <w:instrText xml:space="preserve"> PAGEREF _Toc529618097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13897BC2" w14:textId="77777777" w:rsidR="0052661C" w:rsidRPr="00023D40" w:rsidRDefault="004701A6">
      <w:pPr>
        <w:pStyle w:val="TOC2"/>
        <w:tabs>
          <w:tab w:val="left" w:pos="800"/>
        </w:tabs>
        <w:rPr>
          <w:rFonts w:ascii="Calibri" w:hAnsi="Calibri"/>
          <w:smallCaps w:val="0"/>
          <w:noProof/>
          <w:sz w:val="22"/>
          <w:szCs w:val="22"/>
        </w:rPr>
      </w:pPr>
      <w:hyperlink w:anchor="_Toc529618098" w:history="1">
        <w:r w:rsidR="0052661C" w:rsidRPr="0055725C">
          <w:rPr>
            <w:rStyle w:val="Hyperlink"/>
            <w:noProof/>
          </w:rPr>
          <w:t>2.5.</w:t>
        </w:r>
        <w:r w:rsidR="0052661C" w:rsidRPr="00023D40">
          <w:rPr>
            <w:rFonts w:ascii="Calibri" w:hAnsi="Calibri"/>
            <w:smallCaps w:val="0"/>
            <w:noProof/>
            <w:sz w:val="22"/>
            <w:szCs w:val="22"/>
          </w:rPr>
          <w:tab/>
        </w:r>
        <w:r w:rsidR="0052661C" w:rsidRPr="0055725C">
          <w:rPr>
            <w:rStyle w:val="Hyperlink"/>
            <w:noProof/>
          </w:rPr>
          <w:t>Assumptions and Dependencies</w:t>
        </w:r>
        <w:r w:rsidR="0052661C">
          <w:rPr>
            <w:noProof/>
            <w:webHidden/>
          </w:rPr>
          <w:tab/>
        </w:r>
        <w:r w:rsidR="0052661C">
          <w:rPr>
            <w:noProof/>
            <w:webHidden/>
          </w:rPr>
          <w:fldChar w:fldCharType="begin"/>
        </w:r>
        <w:r w:rsidR="0052661C">
          <w:rPr>
            <w:noProof/>
            <w:webHidden/>
          </w:rPr>
          <w:instrText xml:space="preserve"> PAGEREF _Toc529618098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1C5D709C" w14:textId="77777777" w:rsidR="0052661C" w:rsidRPr="00023D40" w:rsidRDefault="004701A6">
      <w:pPr>
        <w:pStyle w:val="TOC1"/>
        <w:tabs>
          <w:tab w:val="left" w:pos="400"/>
        </w:tabs>
        <w:rPr>
          <w:rFonts w:ascii="Calibri" w:hAnsi="Calibri"/>
          <w:b w:val="0"/>
          <w:caps w:val="0"/>
          <w:noProof/>
          <w:sz w:val="22"/>
          <w:szCs w:val="22"/>
        </w:rPr>
      </w:pPr>
      <w:hyperlink w:anchor="_Toc529618099" w:history="1">
        <w:r w:rsidR="0052661C" w:rsidRPr="0055725C">
          <w:rPr>
            <w:rStyle w:val="Hyperlink"/>
            <w:noProof/>
          </w:rPr>
          <w:t>3.</w:t>
        </w:r>
        <w:r w:rsidR="0052661C" w:rsidRPr="00023D40">
          <w:rPr>
            <w:rFonts w:ascii="Calibri" w:hAnsi="Calibri"/>
            <w:b w:val="0"/>
            <w:caps w:val="0"/>
            <w:noProof/>
            <w:sz w:val="22"/>
            <w:szCs w:val="22"/>
          </w:rPr>
          <w:tab/>
        </w:r>
        <w:r w:rsidR="0052661C" w:rsidRPr="0055725C">
          <w:rPr>
            <w:rStyle w:val="Hyperlink"/>
            <w:noProof/>
          </w:rPr>
          <w:t>Specific Requirements</w:t>
        </w:r>
        <w:r w:rsidR="0052661C">
          <w:rPr>
            <w:noProof/>
            <w:webHidden/>
          </w:rPr>
          <w:tab/>
        </w:r>
        <w:r w:rsidR="0052661C">
          <w:rPr>
            <w:noProof/>
            <w:webHidden/>
          </w:rPr>
          <w:fldChar w:fldCharType="begin"/>
        </w:r>
        <w:r w:rsidR="0052661C">
          <w:rPr>
            <w:noProof/>
            <w:webHidden/>
          </w:rPr>
          <w:instrText xml:space="preserve"> PAGEREF _Toc529618099 \h </w:instrText>
        </w:r>
        <w:r w:rsidR="0052661C">
          <w:rPr>
            <w:noProof/>
            <w:webHidden/>
          </w:rPr>
        </w:r>
        <w:r w:rsidR="0052661C">
          <w:rPr>
            <w:noProof/>
            <w:webHidden/>
          </w:rPr>
          <w:fldChar w:fldCharType="separate"/>
        </w:r>
        <w:r w:rsidR="0052661C">
          <w:rPr>
            <w:noProof/>
            <w:webHidden/>
          </w:rPr>
          <w:t>7</w:t>
        </w:r>
        <w:r w:rsidR="0052661C">
          <w:rPr>
            <w:noProof/>
            <w:webHidden/>
          </w:rPr>
          <w:fldChar w:fldCharType="end"/>
        </w:r>
      </w:hyperlink>
    </w:p>
    <w:p w14:paraId="47B5CDD0" w14:textId="77777777" w:rsidR="0052661C" w:rsidRPr="00023D40" w:rsidRDefault="004701A6">
      <w:pPr>
        <w:pStyle w:val="TOC2"/>
        <w:tabs>
          <w:tab w:val="left" w:pos="800"/>
        </w:tabs>
        <w:rPr>
          <w:rFonts w:ascii="Calibri" w:hAnsi="Calibri"/>
          <w:smallCaps w:val="0"/>
          <w:noProof/>
          <w:sz w:val="22"/>
          <w:szCs w:val="22"/>
        </w:rPr>
      </w:pPr>
      <w:hyperlink w:anchor="_Toc529618100" w:history="1">
        <w:r w:rsidR="0052661C" w:rsidRPr="0055725C">
          <w:rPr>
            <w:rStyle w:val="Hyperlink"/>
            <w:noProof/>
          </w:rPr>
          <w:t>3.1.</w:t>
        </w:r>
        <w:r w:rsidR="0052661C" w:rsidRPr="00023D40">
          <w:rPr>
            <w:rFonts w:ascii="Calibri" w:hAnsi="Calibri"/>
            <w:smallCaps w:val="0"/>
            <w:noProof/>
            <w:sz w:val="22"/>
            <w:szCs w:val="22"/>
          </w:rPr>
          <w:tab/>
        </w:r>
        <w:r w:rsidR="0052661C" w:rsidRPr="0055725C">
          <w:rPr>
            <w:rStyle w:val="Hyperlink"/>
            <w:noProof/>
          </w:rPr>
          <w:t>External Interface Requirements</w:t>
        </w:r>
        <w:r w:rsidR="0052661C">
          <w:rPr>
            <w:noProof/>
            <w:webHidden/>
          </w:rPr>
          <w:tab/>
        </w:r>
        <w:r w:rsidR="0052661C">
          <w:rPr>
            <w:noProof/>
            <w:webHidden/>
          </w:rPr>
          <w:fldChar w:fldCharType="begin"/>
        </w:r>
        <w:r w:rsidR="0052661C">
          <w:rPr>
            <w:noProof/>
            <w:webHidden/>
          </w:rPr>
          <w:instrText xml:space="preserve"> PAGEREF _Toc529618100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24A586CC" w14:textId="77777777" w:rsidR="0052661C" w:rsidRPr="00023D40" w:rsidRDefault="004701A6">
      <w:pPr>
        <w:pStyle w:val="TOC3"/>
        <w:tabs>
          <w:tab w:val="left" w:pos="1200"/>
        </w:tabs>
        <w:rPr>
          <w:rFonts w:ascii="Calibri" w:hAnsi="Calibri"/>
          <w:i w:val="0"/>
          <w:noProof/>
          <w:sz w:val="22"/>
          <w:szCs w:val="22"/>
        </w:rPr>
      </w:pPr>
      <w:hyperlink w:anchor="_Toc529618101" w:history="1">
        <w:r w:rsidR="0052661C" w:rsidRPr="0055725C">
          <w:rPr>
            <w:rStyle w:val="Hyperlink"/>
            <w:noProof/>
          </w:rPr>
          <w:t>3.1.1.</w:t>
        </w:r>
        <w:r w:rsidR="0052661C" w:rsidRPr="00023D40">
          <w:rPr>
            <w:rFonts w:ascii="Calibri" w:hAnsi="Calibri"/>
            <w:i w:val="0"/>
            <w:noProof/>
            <w:sz w:val="22"/>
            <w:szCs w:val="22"/>
          </w:rPr>
          <w:tab/>
        </w:r>
        <w:r w:rsidR="0052661C" w:rsidRPr="0055725C">
          <w:rPr>
            <w:rStyle w:val="Hyperlink"/>
            <w:noProof/>
          </w:rPr>
          <w:t>User Interfaces</w:t>
        </w:r>
        <w:r w:rsidR="0052661C">
          <w:rPr>
            <w:noProof/>
            <w:webHidden/>
          </w:rPr>
          <w:tab/>
        </w:r>
        <w:r w:rsidR="0052661C">
          <w:rPr>
            <w:noProof/>
            <w:webHidden/>
          </w:rPr>
          <w:fldChar w:fldCharType="begin"/>
        </w:r>
        <w:r w:rsidR="0052661C">
          <w:rPr>
            <w:noProof/>
            <w:webHidden/>
          </w:rPr>
          <w:instrText xml:space="preserve"> PAGEREF _Toc529618101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7D30F89A" w14:textId="77777777" w:rsidR="0052661C" w:rsidRPr="00023D40" w:rsidRDefault="004701A6">
      <w:pPr>
        <w:pStyle w:val="TOC3"/>
        <w:tabs>
          <w:tab w:val="left" w:pos="1200"/>
        </w:tabs>
        <w:rPr>
          <w:rFonts w:ascii="Calibri" w:hAnsi="Calibri"/>
          <w:i w:val="0"/>
          <w:noProof/>
          <w:sz w:val="22"/>
          <w:szCs w:val="22"/>
        </w:rPr>
      </w:pPr>
      <w:hyperlink w:anchor="_Toc529618102" w:history="1">
        <w:r w:rsidR="0052661C" w:rsidRPr="0055725C">
          <w:rPr>
            <w:rStyle w:val="Hyperlink"/>
            <w:noProof/>
          </w:rPr>
          <w:t>3.1.2.</w:t>
        </w:r>
        <w:r w:rsidR="0052661C" w:rsidRPr="00023D40">
          <w:rPr>
            <w:rFonts w:ascii="Calibri" w:hAnsi="Calibri"/>
            <w:i w:val="0"/>
            <w:noProof/>
            <w:sz w:val="22"/>
            <w:szCs w:val="22"/>
          </w:rPr>
          <w:tab/>
        </w:r>
        <w:r w:rsidR="0052661C" w:rsidRPr="0055725C">
          <w:rPr>
            <w:rStyle w:val="Hyperlink"/>
            <w:noProof/>
          </w:rPr>
          <w:t>Hardware Interfaces</w:t>
        </w:r>
        <w:r w:rsidR="0052661C">
          <w:rPr>
            <w:noProof/>
            <w:webHidden/>
          </w:rPr>
          <w:tab/>
        </w:r>
        <w:r w:rsidR="0052661C">
          <w:rPr>
            <w:noProof/>
            <w:webHidden/>
          </w:rPr>
          <w:fldChar w:fldCharType="begin"/>
        </w:r>
        <w:r w:rsidR="0052661C">
          <w:rPr>
            <w:noProof/>
            <w:webHidden/>
          </w:rPr>
          <w:instrText xml:space="preserve"> PAGEREF _Toc529618102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5ABE2A7F" w14:textId="77777777" w:rsidR="0052661C" w:rsidRPr="00023D40" w:rsidRDefault="004701A6">
      <w:pPr>
        <w:pStyle w:val="TOC3"/>
        <w:tabs>
          <w:tab w:val="left" w:pos="1200"/>
        </w:tabs>
        <w:rPr>
          <w:rFonts w:ascii="Calibri" w:hAnsi="Calibri"/>
          <w:i w:val="0"/>
          <w:noProof/>
          <w:sz w:val="22"/>
          <w:szCs w:val="22"/>
        </w:rPr>
      </w:pPr>
      <w:hyperlink w:anchor="_Toc529618103" w:history="1">
        <w:r w:rsidR="0052661C" w:rsidRPr="0055725C">
          <w:rPr>
            <w:rStyle w:val="Hyperlink"/>
            <w:noProof/>
          </w:rPr>
          <w:t>3.1.3.</w:t>
        </w:r>
        <w:r w:rsidR="0052661C" w:rsidRPr="00023D40">
          <w:rPr>
            <w:rFonts w:ascii="Calibri" w:hAnsi="Calibri"/>
            <w:i w:val="0"/>
            <w:noProof/>
            <w:sz w:val="22"/>
            <w:szCs w:val="22"/>
          </w:rPr>
          <w:tab/>
        </w:r>
        <w:r w:rsidR="0052661C" w:rsidRPr="0055725C">
          <w:rPr>
            <w:rStyle w:val="Hyperlink"/>
            <w:noProof/>
          </w:rPr>
          <w:t>Software Interfaces</w:t>
        </w:r>
        <w:r w:rsidR="0052661C">
          <w:rPr>
            <w:noProof/>
            <w:webHidden/>
          </w:rPr>
          <w:tab/>
        </w:r>
        <w:r w:rsidR="0052661C">
          <w:rPr>
            <w:noProof/>
            <w:webHidden/>
          </w:rPr>
          <w:fldChar w:fldCharType="begin"/>
        </w:r>
        <w:r w:rsidR="0052661C">
          <w:rPr>
            <w:noProof/>
            <w:webHidden/>
          </w:rPr>
          <w:instrText xml:space="preserve"> PAGEREF _Toc529618103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4C714265" w14:textId="77777777" w:rsidR="0052661C" w:rsidRPr="00023D40" w:rsidRDefault="004701A6">
      <w:pPr>
        <w:pStyle w:val="TOC3"/>
        <w:tabs>
          <w:tab w:val="left" w:pos="1200"/>
        </w:tabs>
        <w:rPr>
          <w:rFonts w:ascii="Calibri" w:hAnsi="Calibri"/>
          <w:i w:val="0"/>
          <w:noProof/>
          <w:sz w:val="22"/>
          <w:szCs w:val="22"/>
        </w:rPr>
      </w:pPr>
      <w:hyperlink w:anchor="_Toc529618104" w:history="1">
        <w:r w:rsidR="0052661C" w:rsidRPr="0055725C">
          <w:rPr>
            <w:rStyle w:val="Hyperlink"/>
            <w:noProof/>
          </w:rPr>
          <w:t>3.1.4.</w:t>
        </w:r>
        <w:r w:rsidR="0052661C" w:rsidRPr="00023D40">
          <w:rPr>
            <w:rFonts w:ascii="Calibri" w:hAnsi="Calibri"/>
            <w:i w:val="0"/>
            <w:noProof/>
            <w:sz w:val="22"/>
            <w:szCs w:val="22"/>
          </w:rPr>
          <w:tab/>
        </w:r>
        <w:r w:rsidR="0052661C" w:rsidRPr="0055725C">
          <w:rPr>
            <w:rStyle w:val="Hyperlink"/>
            <w:noProof/>
          </w:rPr>
          <w:t>Communications Interfaces</w:t>
        </w:r>
        <w:r w:rsidR="0052661C">
          <w:rPr>
            <w:noProof/>
            <w:webHidden/>
          </w:rPr>
          <w:tab/>
        </w:r>
        <w:r w:rsidR="0052661C">
          <w:rPr>
            <w:noProof/>
            <w:webHidden/>
          </w:rPr>
          <w:fldChar w:fldCharType="begin"/>
        </w:r>
        <w:r w:rsidR="0052661C">
          <w:rPr>
            <w:noProof/>
            <w:webHidden/>
          </w:rPr>
          <w:instrText xml:space="preserve"> PAGEREF _Toc529618104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300D0AFD" w14:textId="77777777" w:rsidR="0052661C" w:rsidRPr="00023D40" w:rsidRDefault="004701A6">
      <w:pPr>
        <w:pStyle w:val="TOC2"/>
        <w:tabs>
          <w:tab w:val="left" w:pos="800"/>
        </w:tabs>
        <w:rPr>
          <w:rFonts w:ascii="Calibri" w:hAnsi="Calibri"/>
          <w:smallCaps w:val="0"/>
          <w:noProof/>
          <w:sz w:val="22"/>
          <w:szCs w:val="22"/>
        </w:rPr>
      </w:pPr>
      <w:hyperlink w:anchor="_Toc529618105" w:history="1">
        <w:r w:rsidR="0052661C" w:rsidRPr="0055725C">
          <w:rPr>
            <w:rStyle w:val="Hyperlink"/>
            <w:noProof/>
          </w:rPr>
          <w:t>3.2.</w:t>
        </w:r>
        <w:r w:rsidR="0052661C" w:rsidRPr="00023D40">
          <w:rPr>
            <w:rFonts w:ascii="Calibri" w:hAnsi="Calibri"/>
            <w:smallCaps w:val="0"/>
            <w:noProof/>
            <w:sz w:val="22"/>
            <w:szCs w:val="22"/>
          </w:rPr>
          <w:tab/>
        </w:r>
        <w:r w:rsidR="0052661C" w:rsidRPr="0055725C">
          <w:rPr>
            <w:rStyle w:val="Hyperlink"/>
            <w:noProof/>
          </w:rPr>
          <w:t>Behavioral Requirements</w:t>
        </w:r>
        <w:r w:rsidR="0052661C">
          <w:rPr>
            <w:noProof/>
            <w:webHidden/>
          </w:rPr>
          <w:tab/>
        </w:r>
        <w:r w:rsidR="0052661C">
          <w:rPr>
            <w:noProof/>
            <w:webHidden/>
          </w:rPr>
          <w:fldChar w:fldCharType="begin"/>
        </w:r>
        <w:r w:rsidR="0052661C">
          <w:rPr>
            <w:noProof/>
            <w:webHidden/>
          </w:rPr>
          <w:instrText xml:space="preserve"> PAGEREF _Toc529618105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7F6B4DC5" w14:textId="77777777" w:rsidR="0052661C" w:rsidRPr="00023D40" w:rsidRDefault="004701A6">
      <w:pPr>
        <w:pStyle w:val="TOC3"/>
        <w:tabs>
          <w:tab w:val="left" w:pos="1200"/>
        </w:tabs>
        <w:rPr>
          <w:rFonts w:ascii="Calibri" w:hAnsi="Calibri"/>
          <w:i w:val="0"/>
          <w:noProof/>
          <w:sz w:val="22"/>
          <w:szCs w:val="22"/>
        </w:rPr>
      </w:pPr>
      <w:hyperlink w:anchor="_Toc529618106" w:history="1">
        <w:r w:rsidR="0052661C" w:rsidRPr="0055725C">
          <w:rPr>
            <w:rStyle w:val="Hyperlink"/>
            <w:noProof/>
          </w:rPr>
          <w:t>3.2.1.</w:t>
        </w:r>
        <w:r w:rsidR="0052661C" w:rsidRPr="00023D40">
          <w:rPr>
            <w:rFonts w:ascii="Calibri" w:hAnsi="Calibri"/>
            <w:i w:val="0"/>
            <w:noProof/>
            <w:sz w:val="22"/>
            <w:szCs w:val="22"/>
          </w:rPr>
          <w:tab/>
        </w:r>
        <w:r w:rsidR="0052661C" w:rsidRPr="0055725C">
          <w:rPr>
            <w:rStyle w:val="Hyperlink"/>
            <w:noProof/>
          </w:rPr>
          <w:t>Same Class of User</w:t>
        </w:r>
        <w:r w:rsidR="0052661C">
          <w:rPr>
            <w:noProof/>
            <w:webHidden/>
          </w:rPr>
          <w:tab/>
        </w:r>
        <w:r w:rsidR="0052661C">
          <w:rPr>
            <w:noProof/>
            <w:webHidden/>
          </w:rPr>
          <w:fldChar w:fldCharType="begin"/>
        </w:r>
        <w:r w:rsidR="0052661C">
          <w:rPr>
            <w:noProof/>
            <w:webHidden/>
          </w:rPr>
          <w:instrText xml:space="preserve"> PAGEREF _Toc529618106 \h </w:instrText>
        </w:r>
        <w:r w:rsidR="0052661C">
          <w:rPr>
            <w:noProof/>
            <w:webHidden/>
          </w:rPr>
        </w:r>
        <w:r w:rsidR="0052661C">
          <w:rPr>
            <w:noProof/>
            <w:webHidden/>
          </w:rPr>
          <w:fldChar w:fldCharType="separate"/>
        </w:r>
        <w:r w:rsidR="0052661C">
          <w:rPr>
            <w:noProof/>
            <w:webHidden/>
          </w:rPr>
          <w:t>8</w:t>
        </w:r>
        <w:r w:rsidR="0052661C">
          <w:rPr>
            <w:noProof/>
            <w:webHidden/>
          </w:rPr>
          <w:fldChar w:fldCharType="end"/>
        </w:r>
      </w:hyperlink>
    </w:p>
    <w:p w14:paraId="529371CE" w14:textId="77777777" w:rsidR="0052661C" w:rsidRPr="00023D40" w:rsidRDefault="004701A6">
      <w:pPr>
        <w:pStyle w:val="TOC3"/>
        <w:tabs>
          <w:tab w:val="left" w:pos="1200"/>
        </w:tabs>
        <w:rPr>
          <w:rFonts w:ascii="Calibri" w:hAnsi="Calibri"/>
          <w:i w:val="0"/>
          <w:noProof/>
          <w:sz w:val="22"/>
          <w:szCs w:val="22"/>
        </w:rPr>
      </w:pPr>
      <w:hyperlink w:anchor="_Toc529618107" w:history="1">
        <w:r w:rsidR="0052661C" w:rsidRPr="0055725C">
          <w:rPr>
            <w:rStyle w:val="Hyperlink"/>
            <w:noProof/>
          </w:rPr>
          <w:t>3.2.2.</w:t>
        </w:r>
        <w:r w:rsidR="0052661C" w:rsidRPr="00023D40">
          <w:rPr>
            <w:rFonts w:ascii="Calibri" w:hAnsi="Calibri"/>
            <w:i w:val="0"/>
            <w:noProof/>
            <w:sz w:val="22"/>
            <w:szCs w:val="22"/>
          </w:rPr>
          <w:tab/>
        </w:r>
        <w:r w:rsidR="0052661C" w:rsidRPr="0055725C">
          <w:rPr>
            <w:rStyle w:val="Hyperlink"/>
            <w:noProof/>
          </w:rPr>
          <w:t>Related Real-world Objects</w:t>
        </w:r>
        <w:r w:rsidR="0052661C">
          <w:rPr>
            <w:noProof/>
            <w:webHidden/>
          </w:rPr>
          <w:tab/>
        </w:r>
        <w:r w:rsidR="0052661C">
          <w:rPr>
            <w:noProof/>
            <w:webHidden/>
          </w:rPr>
          <w:fldChar w:fldCharType="begin"/>
        </w:r>
        <w:r w:rsidR="0052661C">
          <w:rPr>
            <w:noProof/>
            <w:webHidden/>
          </w:rPr>
          <w:instrText xml:space="preserve"> PAGEREF _Toc529618107 \h </w:instrText>
        </w:r>
        <w:r w:rsidR="0052661C">
          <w:rPr>
            <w:noProof/>
            <w:webHidden/>
          </w:rPr>
        </w:r>
        <w:r w:rsidR="0052661C">
          <w:rPr>
            <w:noProof/>
            <w:webHidden/>
          </w:rPr>
          <w:fldChar w:fldCharType="separate"/>
        </w:r>
        <w:r w:rsidR="0052661C">
          <w:rPr>
            <w:noProof/>
            <w:webHidden/>
          </w:rPr>
          <w:t>9</w:t>
        </w:r>
        <w:r w:rsidR="0052661C">
          <w:rPr>
            <w:noProof/>
            <w:webHidden/>
          </w:rPr>
          <w:fldChar w:fldCharType="end"/>
        </w:r>
      </w:hyperlink>
    </w:p>
    <w:p w14:paraId="7D81D3C2" w14:textId="77777777" w:rsidR="0052661C" w:rsidRPr="00023D40" w:rsidRDefault="004701A6">
      <w:pPr>
        <w:pStyle w:val="TOC3"/>
        <w:tabs>
          <w:tab w:val="left" w:pos="1200"/>
        </w:tabs>
        <w:rPr>
          <w:rFonts w:ascii="Calibri" w:hAnsi="Calibri"/>
          <w:i w:val="0"/>
          <w:noProof/>
          <w:sz w:val="22"/>
          <w:szCs w:val="22"/>
        </w:rPr>
      </w:pPr>
      <w:hyperlink w:anchor="_Toc529618108" w:history="1">
        <w:r w:rsidR="0052661C" w:rsidRPr="0055725C">
          <w:rPr>
            <w:rStyle w:val="Hyperlink"/>
            <w:noProof/>
          </w:rPr>
          <w:t>3.2.3.</w:t>
        </w:r>
        <w:r w:rsidR="0052661C" w:rsidRPr="00023D40">
          <w:rPr>
            <w:rFonts w:ascii="Calibri" w:hAnsi="Calibri"/>
            <w:i w:val="0"/>
            <w:noProof/>
            <w:sz w:val="22"/>
            <w:szCs w:val="22"/>
          </w:rPr>
          <w:tab/>
        </w:r>
        <w:r w:rsidR="0052661C" w:rsidRPr="0055725C">
          <w:rPr>
            <w:rStyle w:val="Hyperlink"/>
            <w:noProof/>
          </w:rPr>
          <w:t>Stimulus</w:t>
        </w:r>
        <w:r w:rsidR="0052661C">
          <w:rPr>
            <w:noProof/>
            <w:webHidden/>
          </w:rPr>
          <w:tab/>
        </w:r>
        <w:r w:rsidR="0052661C">
          <w:rPr>
            <w:noProof/>
            <w:webHidden/>
          </w:rPr>
          <w:fldChar w:fldCharType="begin"/>
        </w:r>
        <w:r w:rsidR="0052661C">
          <w:rPr>
            <w:noProof/>
            <w:webHidden/>
          </w:rPr>
          <w:instrText xml:space="preserve"> PAGEREF _Toc529618108 \h </w:instrText>
        </w:r>
        <w:r w:rsidR="0052661C">
          <w:rPr>
            <w:noProof/>
            <w:webHidden/>
          </w:rPr>
        </w:r>
        <w:r w:rsidR="0052661C">
          <w:rPr>
            <w:noProof/>
            <w:webHidden/>
          </w:rPr>
          <w:fldChar w:fldCharType="separate"/>
        </w:r>
        <w:r w:rsidR="0052661C">
          <w:rPr>
            <w:noProof/>
            <w:webHidden/>
          </w:rPr>
          <w:t>9</w:t>
        </w:r>
        <w:r w:rsidR="0052661C">
          <w:rPr>
            <w:noProof/>
            <w:webHidden/>
          </w:rPr>
          <w:fldChar w:fldCharType="end"/>
        </w:r>
      </w:hyperlink>
    </w:p>
    <w:p w14:paraId="78A5B734" w14:textId="77777777" w:rsidR="0052661C" w:rsidRPr="00023D40" w:rsidRDefault="004701A6">
      <w:pPr>
        <w:pStyle w:val="TOC3"/>
        <w:tabs>
          <w:tab w:val="left" w:pos="1200"/>
        </w:tabs>
        <w:rPr>
          <w:rFonts w:ascii="Calibri" w:hAnsi="Calibri"/>
          <w:i w:val="0"/>
          <w:noProof/>
          <w:sz w:val="22"/>
          <w:szCs w:val="22"/>
        </w:rPr>
      </w:pPr>
      <w:hyperlink w:anchor="_Toc529618109" w:history="1">
        <w:r w:rsidR="0052661C" w:rsidRPr="0055725C">
          <w:rPr>
            <w:rStyle w:val="Hyperlink"/>
            <w:noProof/>
          </w:rPr>
          <w:t>3.2.4.</w:t>
        </w:r>
        <w:r w:rsidR="0052661C" w:rsidRPr="00023D40">
          <w:rPr>
            <w:rFonts w:ascii="Calibri" w:hAnsi="Calibri"/>
            <w:i w:val="0"/>
            <w:noProof/>
            <w:sz w:val="22"/>
            <w:szCs w:val="22"/>
          </w:rPr>
          <w:tab/>
        </w:r>
        <w:r w:rsidR="0052661C" w:rsidRPr="0055725C">
          <w:rPr>
            <w:rStyle w:val="Hyperlink"/>
            <w:noProof/>
          </w:rPr>
          <w:t>Related Features</w:t>
        </w:r>
        <w:r w:rsidR="0052661C">
          <w:rPr>
            <w:noProof/>
            <w:webHidden/>
          </w:rPr>
          <w:tab/>
        </w:r>
        <w:r w:rsidR="0052661C">
          <w:rPr>
            <w:noProof/>
            <w:webHidden/>
          </w:rPr>
          <w:fldChar w:fldCharType="begin"/>
        </w:r>
        <w:r w:rsidR="0052661C">
          <w:rPr>
            <w:noProof/>
            <w:webHidden/>
          </w:rPr>
          <w:instrText xml:space="preserve"> PAGEREF _Toc529618109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08723E4E" w14:textId="77777777" w:rsidR="0052661C" w:rsidRPr="00023D40" w:rsidRDefault="004701A6">
      <w:pPr>
        <w:pStyle w:val="TOC3"/>
        <w:tabs>
          <w:tab w:val="left" w:pos="1200"/>
        </w:tabs>
        <w:rPr>
          <w:rFonts w:ascii="Calibri" w:hAnsi="Calibri"/>
          <w:i w:val="0"/>
          <w:noProof/>
          <w:sz w:val="22"/>
          <w:szCs w:val="22"/>
        </w:rPr>
      </w:pPr>
      <w:hyperlink w:anchor="_Toc529618110" w:history="1">
        <w:r w:rsidR="0052661C" w:rsidRPr="0055725C">
          <w:rPr>
            <w:rStyle w:val="Hyperlink"/>
            <w:noProof/>
          </w:rPr>
          <w:t>3.2.5.</w:t>
        </w:r>
        <w:r w:rsidR="0052661C" w:rsidRPr="00023D40">
          <w:rPr>
            <w:rFonts w:ascii="Calibri" w:hAnsi="Calibri"/>
            <w:i w:val="0"/>
            <w:noProof/>
            <w:sz w:val="22"/>
            <w:szCs w:val="22"/>
          </w:rPr>
          <w:tab/>
        </w:r>
        <w:r w:rsidR="0052661C" w:rsidRPr="0055725C">
          <w:rPr>
            <w:rStyle w:val="Hyperlink"/>
            <w:noProof/>
          </w:rPr>
          <w:t>Other</w:t>
        </w:r>
        <w:r w:rsidR="0052661C">
          <w:rPr>
            <w:noProof/>
            <w:webHidden/>
          </w:rPr>
          <w:tab/>
        </w:r>
        <w:r w:rsidR="0052661C">
          <w:rPr>
            <w:noProof/>
            <w:webHidden/>
          </w:rPr>
          <w:fldChar w:fldCharType="begin"/>
        </w:r>
        <w:r w:rsidR="0052661C">
          <w:rPr>
            <w:noProof/>
            <w:webHidden/>
          </w:rPr>
          <w:instrText xml:space="preserve"> PAGEREF _Toc529618110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21CCE5EB" w14:textId="77777777" w:rsidR="0052661C" w:rsidRPr="00023D40" w:rsidRDefault="004701A6">
      <w:pPr>
        <w:pStyle w:val="TOC2"/>
        <w:tabs>
          <w:tab w:val="left" w:pos="800"/>
        </w:tabs>
        <w:rPr>
          <w:rFonts w:ascii="Calibri" w:hAnsi="Calibri"/>
          <w:smallCaps w:val="0"/>
          <w:noProof/>
          <w:sz w:val="22"/>
          <w:szCs w:val="22"/>
        </w:rPr>
      </w:pPr>
      <w:hyperlink w:anchor="_Toc529618111" w:history="1">
        <w:r w:rsidR="0052661C" w:rsidRPr="0055725C">
          <w:rPr>
            <w:rStyle w:val="Hyperlink"/>
            <w:noProof/>
          </w:rPr>
          <w:t>3.3.</w:t>
        </w:r>
        <w:r w:rsidR="0052661C" w:rsidRPr="00023D40">
          <w:rPr>
            <w:rFonts w:ascii="Calibri" w:hAnsi="Calibri"/>
            <w:smallCaps w:val="0"/>
            <w:noProof/>
            <w:sz w:val="22"/>
            <w:szCs w:val="22"/>
          </w:rPr>
          <w:tab/>
        </w:r>
        <w:r w:rsidR="0052661C" w:rsidRPr="0055725C">
          <w:rPr>
            <w:rStyle w:val="Hyperlink"/>
            <w:noProof/>
          </w:rPr>
          <w:t>Non-behavioral Requirements</w:t>
        </w:r>
        <w:r w:rsidR="0052661C">
          <w:rPr>
            <w:noProof/>
            <w:webHidden/>
          </w:rPr>
          <w:tab/>
        </w:r>
        <w:r w:rsidR="0052661C">
          <w:rPr>
            <w:noProof/>
            <w:webHidden/>
          </w:rPr>
          <w:fldChar w:fldCharType="begin"/>
        </w:r>
        <w:r w:rsidR="0052661C">
          <w:rPr>
            <w:noProof/>
            <w:webHidden/>
          </w:rPr>
          <w:instrText xml:space="preserve"> PAGEREF _Toc529618111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4C9D28F5" w14:textId="77777777" w:rsidR="0052661C" w:rsidRPr="00023D40" w:rsidRDefault="004701A6">
      <w:pPr>
        <w:pStyle w:val="TOC3"/>
        <w:tabs>
          <w:tab w:val="left" w:pos="1200"/>
        </w:tabs>
        <w:rPr>
          <w:rFonts w:ascii="Calibri" w:hAnsi="Calibri"/>
          <w:i w:val="0"/>
          <w:noProof/>
          <w:sz w:val="22"/>
          <w:szCs w:val="22"/>
        </w:rPr>
      </w:pPr>
      <w:hyperlink w:anchor="_Toc529618112" w:history="1">
        <w:r w:rsidR="0052661C" w:rsidRPr="0055725C">
          <w:rPr>
            <w:rStyle w:val="Hyperlink"/>
            <w:noProof/>
          </w:rPr>
          <w:t>3.3.1.</w:t>
        </w:r>
        <w:r w:rsidR="0052661C" w:rsidRPr="00023D40">
          <w:rPr>
            <w:rFonts w:ascii="Calibri" w:hAnsi="Calibri"/>
            <w:i w:val="0"/>
            <w:noProof/>
            <w:sz w:val="22"/>
            <w:szCs w:val="22"/>
          </w:rPr>
          <w:tab/>
        </w:r>
        <w:r w:rsidR="0052661C" w:rsidRPr="0055725C">
          <w:rPr>
            <w:rStyle w:val="Hyperlink"/>
            <w:noProof/>
          </w:rPr>
          <w:t>Performance Requirements</w:t>
        </w:r>
        <w:r w:rsidR="0052661C">
          <w:rPr>
            <w:noProof/>
            <w:webHidden/>
          </w:rPr>
          <w:tab/>
        </w:r>
        <w:r w:rsidR="0052661C">
          <w:rPr>
            <w:noProof/>
            <w:webHidden/>
          </w:rPr>
          <w:fldChar w:fldCharType="begin"/>
        </w:r>
        <w:r w:rsidR="0052661C">
          <w:rPr>
            <w:noProof/>
            <w:webHidden/>
          </w:rPr>
          <w:instrText xml:space="preserve"> PAGEREF _Toc529618112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44392EDF" w14:textId="77777777" w:rsidR="0052661C" w:rsidRPr="00023D40" w:rsidRDefault="004701A6">
      <w:pPr>
        <w:pStyle w:val="TOC3"/>
        <w:tabs>
          <w:tab w:val="left" w:pos="1200"/>
        </w:tabs>
        <w:rPr>
          <w:rFonts w:ascii="Calibri" w:hAnsi="Calibri"/>
          <w:i w:val="0"/>
          <w:noProof/>
          <w:sz w:val="22"/>
          <w:szCs w:val="22"/>
        </w:rPr>
      </w:pPr>
      <w:hyperlink w:anchor="_Toc529618113" w:history="1">
        <w:r w:rsidR="0052661C" w:rsidRPr="0055725C">
          <w:rPr>
            <w:rStyle w:val="Hyperlink"/>
            <w:noProof/>
          </w:rPr>
          <w:t>3.3.2.</w:t>
        </w:r>
        <w:r w:rsidR="0052661C" w:rsidRPr="00023D40">
          <w:rPr>
            <w:rFonts w:ascii="Calibri" w:hAnsi="Calibri"/>
            <w:i w:val="0"/>
            <w:noProof/>
            <w:sz w:val="22"/>
            <w:szCs w:val="22"/>
          </w:rPr>
          <w:tab/>
        </w:r>
        <w:r w:rsidR="0052661C" w:rsidRPr="0055725C">
          <w:rPr>
            <w:rStyle w:val="Hyperlink"/>
            <w:noProof/>
          </w:rPr>
          <w:t>Qualitative Requirements</w:t>
        </w:r>
        <w:r w:rsidR="0052661C">
          <w:rPr>
            <w:noProof/>
            <w:webHidden/>
          </w:rPr>
          <w:tab/>
        </w:r>
        <w:r w:rsidR="0052661C">
          <w:rPr>
            <w:noProof/>
            <w:webHidden/>
          </w:rPr>
          <w:fldChar w:fldCharType="begin"/>
        </w:r>
        <w:r w:rsidR="0052661C">
          <w:rPr>
            <w:noProof/>
            <w:webHidden/>
          </w:rPr>
          <w:instrText xml:space="preserve"> PAGEREF _Toc529618113 \h </w:instrText>
        </w:r>
        <w:r w:rsidR="0052661C">
          <w:rPr>
            <w:noProof/>
            <w:webHidden/>
          </w:rPr>
        </w:r>
        <w:r w:rsidR="0052661C">
          <w:rPr>
            <w:noProof/>
            <w:webHidden/>
          </w:rPr>
          <w:fldChar w:fldCharType="separate"/>
        </w:r>
        <w:r w:rsidR="0052661C">
          <w:rPr>
            <w:noProof/>
            <w:webHidden/>
          </w:rPr>
          <w:t>10</w:t>
        </w:r>
        <w:r w:rsidR="0052661C">
          <w:rPr>
            <w:noProof/>
            <w:webHidden/>
          </w:rPr>
          <w:fldChar w:fldCharType="end"/>
        </w:r>
      </w:hyperlink>
    </w:p>
    <w:p w14:paraId="60C8021E" w14:textId="77777777" w:rsidR="0052661C" w:rsidRPr="00023D40" w:rsidRDefault="004701A6">
      <w:pPr>
        <w:pStyle w:val="TOC3"/>
        <w:tabs>
          <w:tab w:val="left" w:pos="1200"/>
        </w:tabs>
        <w:rPr>
          <w:rFonts w:ascii="Calibri" w:hAnsi="Calibri"/>
          <w:i w:val="0"/>
          <w:noProof/>
          <w:sz w:val="22"/>
          <w:szCs w:val="22"/>
        </w:rPr>
      </w:pPr>
      <w:hyperlink w:anchor="_Toc529618114" w:history="1">
        <w:r w:rsidR="0052661C" w:rsidRPr="0055725C">
          <w:rPr>
            <w:rStyle w:val="Hyperlink"/>
            <w:noProof/>
          </w:rPr>
          <w:t>3.3.3.</w:t>
        </w:r>
        <w:r w:rsidR="0052661C" w:rsidRPr="00023D40">
          <w:rPr>
            <w:rFonts w:ascii="Calibri" w:hAnsi="Calibri"/>
            <w:i w:val="0"/>
            <w:noProof/>
            <w:sz w:val="22"/>
            <w:szCs w:val="22"/>
          </w:rPr>
          <w:tab/>
        </w:r>
        <w:r w:rsidR="0052661C" w:rsidRPr="0055725C">
          <w:rPr>
            <w:rStyle w:val="Hyperlink"/>
            <w:noProof/>
          </w:rPr>
          <w:t>Design and Implementation Constraints</w:t>
        </w:r>
        <w:r w:rsidR="0052661C">
          <w:rPr>
            <w:noProof/>
            <w:webHidden/>
          </w:rPr>
          <w:tab/>
        </w:r>
        <w:r w:rsidR="0052661C">
          <w:rPr>
            <w:noProof/>
            <w:webHidden/>
          </w:rPr>
          <w:fldChar w:fldCharType="begin"/>
        </w:r>
        <w:r w:rsidR="0052661C">
          <w:rPr>
            <w:noProof/>
            <w:webHidden/>
          </w:rPr>
          <w:instrText xml:space="preserve"> PAGEREF _Toc529618114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74062252" w14:textId="77777777" w:rsidR="0052661C" w:rsidRPr="00023D40" w:rsidRDefault="004701A6">
      <w:pPr>
        <w:pStyle w:val="TOC2"/>
        <w:tabs>
          <w:tab w:val="left" w:pos="800"/>
        </w:tabs>
        <w:rPr>
          <w:rFonts w:ascii="Calibri" w:hAnsi="Calibri"/>
          <w:smallCaps w:val="0"/>
          <w:noProof/>
          <w:sz w:val="22"/>
          <w:szCs w:val="22"/>
        </w:rPr>
      </w:pPr>
      <w:hyperlink w:anchor="_Toc529618115" w:history="1">
        <w:r w:rsidR="0052661C" w:rsidRPr="0055725C">
          <w:rPr>
            <w:rStyle w:val="Hyperlink"/>
            <w:noProof/>
          </w:rPr>
          <w:t>3.4.</w:t>
        </w:r>
        <w:r w:rsidR="0052661C" w:rsidRPr="00023D40">
          <w:rPr>
            <w:rFonts w:ascii="Calibri" w:hAnsi="Calibri"/>
            <w:smallCaps w:val="0"/>
            <w:noProof/>
            <w:sz w:val="22"/>
            <w:szCs w:val="22"/>
          </w:rPr>
          <w:tab/>
        </w:r>
        <w:r w:rsidR="0052661C" w:rsidRPr="0055725C">
          <w:rPr>
            <w:rStyle w:val="Hyperlink"/>
            <w:noProof/>
          </w:rPr>
          <w:t>Other Requirements</w:t>
        </w:r>
        <w:r w:rsidR="0052661C">
          <w:rPr>
            <w:noProof/>
            <w:webHidden/>
          </w:rPr>
          <w:tab/>
        </w:r>
        <w:r w:rsidR="0052661C">
          <w:rPr>
            <w:noProof/>
            <w:webHidden/>
          </w:rPr>
          <w:fldChar w:fldCharType="begin"/>
        </w:r>
        <w:r w:rsidR="0052661C">
          <w:rPr>
            <w:noProof/>
            <w:webHidden/>
          </w:rPr>
          <w:instrText xml:space="preserve"> PAGEREF _Toc529618115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2A5F936F" w14:textId="77777777" w:rsidR="0052661C" w:rsidRPr="00023D40" w:rsidRDefault="004701A6">
      <w:pPr>
        <w:pStyle w:val="TOC3"/>
        <w:tabs>
          <w:tab w:val="left" w:pos="1200"/>
        </w:tabs>
        <w:rPr>
          <w:rFonts w:ascii="Calibri" w:hAnsi="Calibri"/>
          <w:i w:val="0"/>
          <w:noProof/>
          <w:sz w:val="22"/>
          <w:szCs w:val="22"/>
        </w:rPr>
      </w:pPr>
      <w:hyperlink w:anchor="_Toc529618116" w:history="1">
        <w:r w:rsidR="0052661C" w:rsidRPr="0055725C">
          <w:rPr>
            <w:rStyle w:val="Hyperlink"/>
            <w:noProof/>
          </w:rPr>
          <w:t>3.4.1.</w:t>
        </w:r>
        <w:r w:rsidR="0052661C" w:rsidRPr="00023D40">
          <w:rPr>
            <w:rFonts w:ascii="Calibri" w:hAnsi="Calibri"/>
            <w:i w:val="0"/>
            <w:noProof/>
            <w:sz w:val="22"/>
            <w:szCs w:val="22"/>
          </w:rPr>
          <w:tab/>
        </w:r>
        <w:r w:rsidR="0052661C" w:rsidRPr="0055725C">
          <w:rPr>
            <w:rStyle w:val="Hyperlink"/>
            <w:noProof/>
          </w:rPr>
          <w:t>Database</w:t>
        </w:r>
        <w:r w:rsidR="0052661C">
          <w:rPr>
            <w:noProof/>
            <w:webHidden/>
          </w:rPr>
          <w:tab/>
        </w:r>
        <w:r w:rsidR="0052661C">
          <w:rPr>
            <w:noProof/>
            <w:webHidden/>
          </w:rPr>
          <w:fldChar w:fldCharType="begin"/>
        </w:r>
        <w:r w:rsidR="0052661C">
          <w:rPr>
            <w:noProof/>
            <w:webHidden/>
          </w:rPr>
          <w:instrText xml:space="preserve"> PAGEREF _Toc529618116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2FA7D5AD" w14:textId="77777777" w:rsidR="0052661C" w:rsidRPr="00023D40" w:rsidRDefault="004701A6">
      <w:pPr>
        <w:pStyle w:val="TOC3"/>
        <w:tabs>
          <w:tab w:val="left" w:pos="1200"/>
        </w:tabs>
        <w:rPr>
          <w:rFonts w:ascii="Calibri" w:hAnsi="Calibri"/>
          <w:i w:val="0"/>
          <w:noProof/>
          <w:sz w:val="22"/>
          <w:szCs w:val="22"/>
        </w:rPr>
      </w:pPr>
      <w:hyperlink w:anchor="_Toc529618117" w:history="1">
        <w:r w:rsidR="0052661C" w:rsidRPr="0055725C">
          <w:rPr>
            <w:rStyle w:val="Hyperlink"/>
            <w:noProof/>
          </w:rPr>
          <w:t>3.4.2.</w:t>
        </w:r>
        <w:r w:rsidR="0052661C" w:rsidRPr="00023D40">
          <w:rPr>
            <w:rFonts w:ascii="Calibri" w:hAnsi="Calibri"/>
            <w:i w:val="0"/>
            <w:noProof/>
            <w:sz w:val="22"/>
            <w:szCs w:val="22"/>
          </w:rPr>
          <w:tab/>
        </w:r>
        <w:r w:rsidR="0052661C" w:rsidRPr="0055725C">
          <w:rPr>
            <w:rStyle w:val="Hyperlink"/>
            <w:noProof/>
          </w:rPr>
          <w:t>Operations</w:t>
        </w:r>
        <w:r w:rsidR="0052661C">
          <w:rPr>
            <w:noProof/>
            <w:webHidden/>
          </w:rPr>
          <w:tab/>
        </w:r>
        <w:r w:rsidR="0052661C">
          <w:rPr>
            <w:noProof/>
            <w:webHidden/>
          </w:rPr>
          <w:fldChar w:fldCharType="begin"/>
        </w:r>
        <w:r w:rsidR="0052661C">
          <w:rPr>
            <w:noProof/>
            <w:webHidden/>
          </w:rPr>
          <w:instrText xml:space="preserve"> PAGEREF _Toc529618117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54BD2B35" w14:textId="77777777" w:rsidR="0052661C" w:rsidRPr="00023D40" w:rsidRDefault="004701A6">
      <w:pPr>
        <w:pStyle w:val="TOC3"/>
        <w:tabs>
          <w:tab w:val="left" w:pos="1200"/>
        </w:tabs>
        <w:rPr>
          <w:rFonts w:ascii="Calibri" w:hAnsi="Calibri"/>
          <w:i w:val="0"/>
          <w:noProof/>
          <w:sz w:val="22"/>
          <w:szCs w:val="22"/>
        </w:rPr>
      </w:pPr>
      <w:hyperlink w:anchor="_Toc529618118" w:history="1">
        <w:r w:rsidR="0052661C" w:rsidRPr="0055725C">
          <w:rPr>
            <w:rStyle w:val="Hyperlink"/>
            <w:noProof/>
          </w:rPr>
          <w:t>3.4.3.</w:t>
        </w:r>
        <w:r w:rsidR="0052661C" w:rsidRPr="00023D40">
          <w:rPr>
            <w:rFonts w:ascii="Calibri" w:hAnsi="Calibri"/>
            <w:i w:val="0"/>
            <w:noProof/>
            <w:sz w:val="22"/>
            <w:szCs w:val="22"/>
          </w:rPr>
          <w:tab/>
        </w:r>
        <w:r w:rsidR="0052661C" w:rsidRPr="0055725C">
          <w:rPr>
            <w:rStyle w:val="Hyperlink"/>
            <w:noProof/>
          </w:rPr>
          <w:t>Site Adaptation</w:t>
        </w:r>
        <w:r w:rsidR="0052661C">
          <w:rPr>
            <w:noProof/>
            <w:webHidden/>
          </w:rPr>
          <w:tab/>
        </w:r>
        <w:r w:rsidR="0052661C">
          <w:rPr>
            <w:noProof/>
            <w:webHidden/>
          </w:rPr>
          <w:fldChar w:fldCharType="begin"/>
        </w:r>
        <w:r w:rsidR="0052661C">
          <w:rPr>
            <w:noProof/>
            <w:webHidden/>
          </w:rPr>
          <w:instrText xml:space="preserve"> PAGEREF _Toc529618118 \h </w:instrText>
        </w:r>
        <w:r w:rsidR="0052661C">
          <w:rPr>
            <w:noProof/>
            <w:webHidden/>
          </w:rPr>
        </w:r>
        <w:r w:rsidR="0052661C">
          <w:rPr>
            <w:noProof/>
            <w:webHidden/>
          </w:rPr>
          <w:fldChar w:fldCharType="separate"/>
        </w:r>
        <w:r w:rsidR="0052661C">
          <w:rPr>
            <w:noProof/>
            <w:webHidden/>
          </w:rPr>
          <w:t>11</w:t>
        </w:r>
        <w:r w:rsidR="0052661C">
          <w:rPr>
            <w:noProof/>
            <w:webHidden/>
          </w:rPr>
          <w:fldChar w:fldCharType="end"/>
        </w:r>
      </w:hyperlink>
    </w:p>
    <w:p w14:paraId="782F7687" w14:textId="77777777" w:rsidR="0052661C" w:rsidRPr="00023D40" w:rsidRDefault="004701A6">
      <w:pPr>
        <w:pStyle w:val="TOC1"/>
        <w:tabs>
          <w:tab w:val="left" w:pos="400"/>
        </w:tabs>
        <w:rPr>
          <w:rFonts w:ascii="Calibri" w:hAnsi="Calibri"/>
          <w:b w:val="0"/>
          <w:caps w:val="0"/>
          <w:noProof/>
          <w:sz w:val="22"/>
          <w:szCs w:val="22"/>
        </w:rPr>
      </w:pPr>
      <w:hyperlink w:anchor="_Toc529618119" w:history="1">
        <w:r w:rsidR="0052661C" w:rsidRPr="0055725C">
          <w:rPr>
            <w:rStyle w:val="Hyperlink"/>
            <w:noProof/>
          </w:rPr>
          <w:t>4.</w:t>
        </w:r>
        <w:r w:rsidR="0052661C" w:rsidRPr="00023D40">
          <w:rPr>
            <w:rFonts w:ascii="Calibri" w:hAnsi="Calibri"/>
            <w:b w:val="0"/>
            <w:caps w:val="0"/>
            <w:noProof/>
            <w:sz w:val="22"/>
            <w:szCs w:val="22"/>
          </w:rPr>
          <w:tab/>
        </w:r>
        <w:r w:rsidR="0052661C" w:rsidRPr="0055725C">
          <w:rPr>
            <w:rStyle w:val="Hyperlink"/>
            <w:noProof/>
          </w:rPr>
          <w:t>Appendix</w:t>
        </w:r>
        <w:r w:rsidR="0052661C">
          <w:rPr>
            <w:noProof/>
            <w:webHidden/>
          </w:rPr>
          <w:tab/>
        </w:r>
        <w:r w:rsidR="0052661C">
          <w:rPr>
            <w:noProof/>
            <w:webHidden/>
          </w:rPr>
          <w:fldChar w:fldCharType="begin"/>
        </w:r>
        <w:r w:rsidR="0052661C">
          <w:rPr>
            <w:noProof/>
            <w:webHidden/>
          </w:rPr>
          <w:instrText xml:space="preserve"> PAGEREF _Toc529618119 \h </w:instrText>
        </w:r>
        <w:r w:rsidR="0052661C">
          <w:rPr>
            <w:noProof/>
            <w:webHidden/>
          </w:rPr>
        </w:r>
        <w:r w:rsidR="0052661C">
          <w:rPr>
            <w:noProof/>
            <w:webHidden/>
          </w:rPr>
          <w:fldChar w:fldCharType="separate"/>
        </w:r>
        <w:r w:rsidR="0052661C">
          <w:rPr>
            <w:noProof/>
            <w:webHidden/>
          </w:rPr>
          <w:t>13</w:t>
        </w:r>
        <w:r w:rsidR="0052661C">
          <w:rPr>
            <w:noProof/>
            <w:webHidden/>
          </w:rPr>
          <w:fldChar w:fldCharType="end"/>
        </w:r>
      </w:hyperlink>
    </w:p>
    <w:p w14:paraId="4FE316EC" w14:textId="77777777" w:rsidR="00EA4973" w:rsidRPr="0098695F" w:rsidRDefault="00EA4973">
      <w:pPr>
        <w:pStyle w:val="TOC2"/>
        <w:tabs>
          <w:tab w:val="left" w:pos="800"/>
        </w:tabs>
        <w:rPr>
          <w:b/>
        </w:rPr>
        <w:sectPr w:rsidR="00EA4973" w:rsidRPr="0098695F">
          <w:headerReference w:type="default" r:id="rId10"/>
          <w:footerReference w:type="default" r:id="rId11"/>
          <w:pgSz w:w="12240" w:h="15840" w:code="1"/>
          <w:pgMar w:top="1440" w:right="1440" w:bottom="1440" w:left="1800" w:header="720" w:footer="720" w:gutter="0"/>
          <w:pgNumType w:fmt="lowerRoman"/>
          <w:cols w:space="720"/>
        </w:sectPr>
      </w:pPr>
      <w:r>
        <w:rPr>
          <w:smallCaps w:val="0"/>
          <w:sz w:val="36"/>
        </w:rPr>
        <w:fldChar w:fldCharType="end"/>
      </w:r>
    </w:p>
    <w:p w14:paraId="55F33B91" w14:textId="77777777" w:rsidR="00EA4973" w:rsidRDefault="00EA4973">
      <w:pPr>
        <w:pStyle w:val="Heading1"/>
      </w:pPr>
      <w:bookmarkStart w:id="23" w:name="_Toc464031724"/>
      <w:bookmarkStart w:id="24" w:name="_Toc464031936"/>
      <w:bookmarkStart w:id="25" w:name="_Toc464031937"/>
      <w:bookmarkStart w:id="26" w:name="_Toc464822048"/>
      <w:bookmarkStart w:id="27" w:name="_Toc529618084"/>
      <w:r>
        <w:lastRenderedPageBreak/>
        <w:t>Introduction</w:t>
      </w:r>
      <w:bookmarkEnd w:id="23"/>
      <w:bookmarkEnd w:id="24"/>
      <w:bookmarkEnd w:id="25"/>
      <w:bookmarkEnd w:id="26"/>
      <w:bookmarkEnd w:id="27"/>
    </w:p>
    <w:p w14:paraId="6F410FBA" w14:textId="77777777" w:rsidR="00EA4973" w:rsidRDefault="00EA4973">
      <w:pPr>
        <w:pStyle w:val="Heading2"/>
      </w:pPr>
      <w:bookmarkStart w:id="28" w:name="_Toc464031938"/>
      <w:bookmarkStart w:id="29" w:name="_Toc464822049"/>
      <w:bookmarkStart w:id="30" w:name="_Toc529618085"/>
      <w:r>
        <w:t>Purpose and Intended Audience</w:t>
      </w:r>
      <w:bookmarkEnd w:id="28"/>
      <w:bookmarkEnd w:id="29"/>
      <w:bookmarkEnd w:id="30"/>
    </w:p>
    <w:p w14:paraId="2E053B8C" w14:textId="77777777" w:rsidR="00EF18F4" w:rsidRPr="007F04B8" w:rsidRDefault="007F04B8" w:rsidP="007F04B8">
      <w:pPr>
        <w:ind w:firstLine="720"/>
      </w:pPr>
      <w:r w:rsidRPr="007F04B8">
        <w:rPr>
          <w:rStyle w:val="normaltextrun"/>
          <w:color w:val="000000"/>
        </w:rPr>
        <w:t>The purpose of the Software Requirements Specification (SRS) document is to state a clear and precise description of the functionality of the product that our team will be building. The SRS document will serve as an agreement/contract, between Team 5 and the client team, of the requirements for the system. The client team, according to [1], is made up of Dr. Jaime Acosta, Christian Aaron </w:t>
      </w:r>
      <w:proofErr w:type="spellStart"/>
      <w:r w:rsidRPr="007F04B8">
        <w:rPr>
          <w:rStyle w:val="spellingerror"/>
          <w:color w:val="000000"/>
        </w:rPr>
        <w:t>Murga</w:t>
      </w:r>
      <w:proofErr w:type="spellEnd"/>
      <w:r w:rsidRPr="007F04B8">
        <w:rPr>
          <w:rStyle w:val="normaltextrun"/>
          <w:color w:val="000000"/>
        </w:rPr>
        <w:t>, and Mr. Caesar Zapata, and they are the primary intended audience of this document. It will be up to them to decide whether the system described in this document is what they want or not. If this document is accepted by the client team, the requirements stated in this document will be used by our team to build the system</w:t>
      </w:r>
      <w:r w:rsidR="009316CB" w:rsidRPr="007F04B8">
        <w:rPr>
          <w:rStyle w:val="normaltextrun"/>
          <w:color w:val="000000"/>
        </w:rPr>
        <w:t>.</w:t>
      </w:r>
    </w:p>
    <w:p w14:paraId="19CA2FC5" w14:textId="77777777" w:rsidR="00EA4973" w:rsidRDefault="00EA4973">
      <w:pPr>
        <w:pStyle w:val="Heading2"/>
      </w:pPr>
      <w:bookmarkStart w:id="31" w:name="_Toc425134230"/>
      <w:bookmarkStart w:id="32" w:name="_Toc461626769"/>
      <w:bookmarkStart w:id="33" w:name="_Toc464031939"/>
      <w:bookmarkStart w:id="34" w:name="_Toc464822050"/>
      <w:bookmarkStart w:id="35" w:name="_Toc529618086"/>
      <w:r>
        <w:t>Scope</w:t>
      </w:r>
      <w:bookmarkEnd w:id="31"/>
      <w:bookmarkEnd w:id="32"/>
      <w:r>
        <w:t xml:space="preserve"> of Product</w:t>
      </w:r>
      <w:bookmarkEnd w:id="33"/>
      <w:bookmarkEnd w:id="34"/>
      <w:bookmarkEnd w:id="35"/>
    </w:p>
    <w:p w14:paraId="7C975E19"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sz w:val="20"/>
          <w:szCs w:val="20"/>
        </w:rPr>
      </w:pPr>
      <w:bookmarkStart w:id="36" w:name="_Toc425134231"/>
      <w:bookmarkStart w:id="37" w:name="_Toc461626770"/>
      <w:bookmarkStart w:id="38" w:name="_Toc464031940"/>
      <w:bookmarkStart w:id="39" w:name="_Toc464822051"/>
      <w:r w:rsidRPr="007F04B8">
        <w:rPr>
          <w:rStyle w:val="normaltextrun"/>
          <w:color w:val="000000"/>
          <w:sz w:val="20"/>
          <w:szCs w:val="20"/>
        </w:rPr>
        <w:t>This project intends to suffice the client requirements of providing support for multiple protocols in multiple layers, being able to provide functionalities to modify packet contents, provide management tools for the transmission of packets, and provide a </w:t>
      </w:r>
      <w:r w:rsidRPr="007F04B8">
        <w:rPr>
          <w:rStyle w:val="advancedproofingissue"/>
          <w:color w:val="000000"/>
          <w:sz w:val="20"/>
          <w:szCs w:val="20"/>
        </w:rPr>
        <w:t>sufficient</w:t>
      </w:r>
      <w:r w:rsidRPr="007F04B8">
        <w:rPr>
          <w:rStyle w:val="normaltextrun"/>
          <w:color w:val="000000"/>
          <w:sz w:val="20"/>
          <w:szCs w:val="20"/>
        </w:rPr>
        <w:t> capacity to the system to be able to, at any moment of handling 100 packets at least. In addition, hooks</w:t>
      </w:r>
      <w:r w:rsidR="00EF18F4" w:rsidRPr="007F04B8">
        <w:rPr>
          <w:rStyle w:val="normaltextrun"/>
          <w:color w:val="000000"/>
          <w:sz w:val="20"/>
          <w:szCs w:val="20"/>
        </w:rPr>
        <w:t xml:space="preserve"> </w:t>
      </w:r>
      <w:r w:rsidRPr="007F04B8">
        <w:rPr>
          <w:rStyle w:val="normaltextrun"/>
          <w:color w:val="000000"/>
          <w:sz w:val="20"/>
          <w:szCs w:val="20"/>
        </w:rPr>
        <w:t>(script), PCAP support, interception of packets either with specific capture filters or in general, as well as modification of packets either when intercepting, or during no interception should be supported</w:t>
      </w:r>
      <w:r w:rsidR="00A214FE" w:rsidRPr="007F04B8">
        <w:rPr>
          <w:rStyle w:val="normaltextrun"/>
          <w:color w:val="000000"/>
          <w:sz w:val="20"/>
          <w:szCs w:val="20"/>
        </w:rPr>
        <w:t xml:space="preserve"> [2]</w:t>
      </w:r>
      <w:r w:rsidRPr="007F04B8">
        <w:rPr>
          <w:rStyle w:val="normaltextrun"/>
          <w:color w:val="000000"/>
          <w:sz w:val="20"/>
          <w:szCs w:val="20"/>
        </w:rPr>
        <w:t>.</w:t>
      </w:r>
      <w:r w:rsidR="001A1E69" w:rsidRPr="007F04B8">
        <w:rPr>
          <w:rStyle w:val="normaltextrun"/>
          <w:color w:val="000000"/>
          <w:sz w:val="20"/>
          <w:szCs w:val="20"/>
        </w:rPr>
        <w:t xml:space="preserve"> Our focus is to </w:t>
      </w:r>
      <w:r w:rsidRPr="007F04B8">
        <w:rPr>
          <w:rStyle w:val="normaltextrun"/>
          <w:color w:val="000000"/>
          <w:sz w:val="20"/>
          <w:szCs w:val="20"/>
        </w:rPr>
        <w:t>integrate different software solutions which are used by our clients to perform network-communication security assessments through the use of proxy behaviors and packet layer modification functionalities. Precisely, our focus in integrating the solutions clients will like to utilize is having a centralized GUI that allows analysts to summon the functionalities they require within the same application, rather than having to access a different number of applications at once.  </w:t>
      </w:r>
      <w:r w:rsidRPr="007F04B8">
        <w:rPr>
          <w:rStyle w:val="eop"/>
          <w:sz w:val="20"/>
          <w:szCs w:val="20"/>
        </w:rPr>
        <w:t> </w:t>
      </w:r>
    </w:p>
    <w:p w14:paraId="5601D480"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 xml:space="preserve">The Network Traffic Proxy System (NTPS), as our project is called, is intended so that an analyst making use of the system can perform the necessary operations to suffice the aforementioned requirements. This involves packet interception, packet modification either manually or through randomization software by making use of fuzzing software, as well as allowing the automatization of this modifications through the use of imported hooks (scripts) collections. An analyst using the NTPS will also be able to modify packet communication rules of the terminal where the NTPS is run. In addition, an analyst using the NTPS will be able to drop (erase) packets, forward (send) packets, </w:t>
      </w:r>
      <w:r w:rsidR="00EF18F4" w:rsidRPr="007F04B8">
        <w:rPr>
          <w:rStyle w:val="normaltextrun"/>
          <w:color w:val="000000"/>
          <w:sz w:val="20"/>
          <w:szCs w:val="20"/>
        </w:rPr>
        <w:t>and import</w:t>
      </w:r>
      <w:r w:rsidRPr="007F04B8">
        <w:rPr>
          <w:rStyle w:val="normaltextrun"/>
          <w:color w:val="000000"/>
          <w:sz w:val="20"/>
          <w:szCs w:val="20"/>
        </w:rPr>
        <w:t xml:space="preserve"> PCAP (Packet Capture) files into the system. Furthermore, an analyst will be able to apply capture filters with specific parameters of capture making use of and as a storage solution the system will implement a queue of packets that will store the intercepted packets and will inform the analyst about the packets intercepted by the system with a regular load of at least 100 packets.</w:t>
      </w:r>
      <w:r w:rsidRPr="007F04B8">
        <w:rPr>
          <w:rStyle w:val="eop"/>
          <w:sz w:val="20"/>
          <w:szCs w:val="20"/>
        </w:rPr>
        <w:t> </w:t>
      </w:r>
    </w:p>
    <w:p w14:paraId="1F42103D" w14:textId="77777777" w:rsidR="001945F7" w:rsidRPr="007F04B8" w:rsidRDefault="001945F7" w:rsidP="001945F7">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Uses for the systems of the kind the client wishes to be constructed are assessment of network security by injecting erroneous and unexpected information, observing the effectiveness of encryption techniques applied to packet contents, and assess behavior of network-communication into a specific network by looking at the packet transfer between terminals. In addition, proprietary protocols, which are develop for specific, secure purposes can also be observed with this technology and improved by it. </w:t>
      </w:r>
    </w:p>
    <w:p w14:paraId="4475B08D" w14:textId="77777777" w:rsidR="00EA4973" w:rsidRDefault="00EA4973">
      <w:pPr>
        <w:pStyle w:val="Heading2"/>
      </w:pPr>
      <w:bookmarkStart w:id="40" w:name="_Toc529618087"/>
      <w:r>
        <w:t>Definitions, Acronyms, and Abbreviations</w:t>
      </w:r>
      <w:bookmarkEnd w:id="36"/>
      <w:bookmarkEnd w:id="37"/>
      <w:bookmarkEnd w:id="38"/>
      <w:bookmarkEnd w:id="39"/>
      <w:bookmarkEnd w:id="40"/>
    </w:p>
    <w:p w14:paraId="7202FA7F" w14:textId="77777777" w:rsidR="00EA4973" w:rsidRDefault="00EA4973">
      <w:pPr>
        <w:pStyle w:val="Heading3"/>
      </w:pPr>
      <w:bookmarkStart w:id="41" w:name="_Toc425134232"/>
      <w:bookmarkStart w:id="42" w:name="_Toc461626771"/>
      <w:bookmarkStart w:id="43" w:name="_Toc464031941"/>
      <w:bookmarkStart w:id="44" w:name="_Toc464822052"/>
      <w:bookmarkStart w:id="45" w:name="_Toc529618088"/>
      <w:r>
        <w:t>Definitions</w:t>
      </w:r>
      <w:bookmarkEnd w:id="41"/>
      <w:bookmarkEnd w:id="42"/>
      <w:bookmarkEnd w:id="43"/>
      <w:bookmarkEnd w:id="44"/>
      <w:bookmarkEnd w:id="45"/>
    </w:p>
    <w:p w14:paraId="7750BBD7" w14:textId="77777777" w:rsidR="001A3F0E" w:rsidRDefault="00A214FE" w:rsidP="001A3F0E">
      <w:pPr>
        <w:pStyle w:val="Paragraph"/>
      </w:pPr>
      <w:bookmarkStart w:id="46" w:name="_Toc425134233"/>
      <w:bookmarkStart w:id="47" w:name="_Toc461626772"/>
      <w:bookmarkStart w:id="48" w:name="_Toc464031942"/>
      <w:bookmarkStart w:id="49" w:name="_Toc464822053"/>
      <w:r>
        <w:rPr>
          <w:rStyle w:val="normaltextrun"/>
          <w:color w:val="000000"/>
          <w:shd w:val="clear" w:color="auto" w:fill="FFFFFF"/>
        </w:rPr>
        <w:t>This section lists the terms used in this document and their associated definitions.</w:t>
      </w:r>
      <w:r>
        <w:rPr>
          <w:rStyle w:val="eop"/>
          <w:color w:val="000000"/>
          <w:shd w:val="clear" w:color="auto" w:fill="FFFFFF"/>
        </w:rPr>
        <w:t> </w:t>
      </w:r>
    </w:p>
    <w:p w14:paraId="6F4321E9" w14:textId="77777777" w:rsidR="00943EA8" w:rsidRDefault="00943EA8" w:rsidP="00C91527">
      <w:pPr>
        <w:pStyle w:val="Caption"/>
        <w:keepNext/>
        <w:jc w:val="center"/>
      </w:pPr>
    </w:p>
    <w:p w14:paraId="7D78DCC1" w14:textId="77777777" w:rsidR="00C91527" w:rsidRDefault="00C91527" w:rsidP="00C91527">
      <w:pPr>
        <w:pStyle w:val="Caption"/>
        <w:keepNext/>
        <w:jc w:val="center"/>
      </w:pPr>
      <w:r>
        <w:t xml:space="preserve">Table </w:t>
      </w:r>
      <w:r w:rsidR="004701A6">
        <w:rPr>
          <w:noProof/>
        </w:rPr>
        <w:fldChar w:fldCharType="begin"/>
      </w:r>
      <w:r w:rsidR="004701A6">
        <w:rPr>
          <w:noProof/>
        </w:rPr>
        <w:instrText xml:space="preserve"> SEQ Table \* ARABIC </w:instrText>
      </w:r>
      <w:r w:rsidR="004701A6">
        <w:rPr>
          <w:noProof/>
        </w:rPr>
        <w:fldChar w:fldCharType="separate"/>
      </w:r>
      <w:r>
        <w:rPr>
          <w:noProof/>
        </w:rPr>
        <w:t>1</w:t>
      </w:r>
      <w:r w:rsidR="004701A6">
        <w:rPr>
          <w:noProof/>
        </w:rPr>
        <w:fldChar w:fldCharType="end"/>
      </w:r>
      <w:r w:rsidR="00A214FE">
        <w:t>: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1A3F0E" w14:paraId="08B13698" w14:textId="77777777">
        <w:tc>
          <w:tcPr>
            <w:tcW w:w="2268" w:type="dxa"/>
          </w:tcPr>
          <w:p w14:paraId="20B9D4B9" w14:textId="77777777" w:rsidR="001A3F0E" w:rsidRDefault="001A3F0E" w:rsidP="00EA4973">
            <w:pPr>
              <w:pStyle w:val="Paragraph"/>
              <w:rPr>
                <w:b/>
              </w:rPr>
            </w:pPr>
            <w:r>
              <w:rPr>
                <w:b/>
              </w:rPr>
              <w:t>TERM</w:t>
            </w:r>
          </w:p>
        </w:tc>
        <w:tc>
          <w:tcPr>
            <w:tcW w:w="6948" w:type="dxa"/>
          </w:tcPr>
          <w:p w14:paraId="14227362" w14:textId="77777777" w:rsidR="001A3F0E" w:rsidRDefault="001A3F0E" w:rsidP="00EA4973">
            <w:pPr>
              <w:pStyle w:val="Paragraph"/>
              <w:rPr>
                <w:b/>
              </w:rPr>
            </w:pPr>
            <w:r>
              <w:rPr>
                <w:b/>
              </w:rPr>
              <w:t>DEFINITION</w:t>
            </w:r>
          </w:p>
        </w:tc>
      </w:tr>
      <w:tr w:rsidR="001A3F0E" w14:paraId="2FC6FFDB" w14:textId="77777777">
        <w:tc>
          <w:tcPr>
            <w:tcW w:w="2268" w:type="dxa"/>
          </w:tcPr>
          <w:p w14:paraId="11881D58" w14:textId="77777777" w:rsidR="001A3F0E" w:rsidRPr="00B006FC" w:rsidRDefault="00B62581" w:rsidP="00B006FC">
            <w:pPr>
              <w:pStyle w:val="Paragraph"/>
            </w:pPr>
            <w:r>
              <w:rPr>
                <w:rStyle w:val="spellingerror"/>
              </w:rPr>
              <w:t>Field</w:t>
            </w:r>
          </w:p>
        </w:tc>
        <w:tc>
          <w:tcPr>
            <w:tcW w:w="6948" w:type="dxa"/>
          </w:tcPr>
          <w:p w14:paraId="2DDA6E52" w14:textId="77777777" w:rsidR="001A3F0E" w:rsidRPr="00B006FC" w:rsidRDefault="00B62581" w:rsidP="00B006FC">
            <w:pPr>
              <w:pStyle w:val="Paragraph"/>
            </w:pPr>
            <w:r>
              <w:rPr>
                <w:rStyle w:val="normaltextrun"/>
                <w:color w:val="222222"/>
              </w:rPr>
              <w:t xml:space="preserve">Units that define the meaning and effect </w:t>
            </w:r>
          </w:p>
        </w:tc>
      </w:tr>
      <w:tr w:rsidR="001A3F0E" w14:paraId="0E3DBDFF" w14:textId="77777777">
        <w:tc>
          <w:tcPr>
            <w:tcW w:w="2268" w:type="dxa"/>
          </w:tcPr>
          <w:p w14:paraId="005233A7" w14:textId="77777777" w:rsidR="001A3F0E" w:rsidRPr="00B006FC" w:rsidRDefault="00B62581" w:rsidP="00B006FC">
            <w:pPr>
              <w:pStyle w:val="Paragraph"/>
            </w:pPr>
            <w:r>
              <w:rPr>
                <w:rStyle w:val="spellingerror"/>
              </w:rPr>
              <w:t>Layer</w:t>
            </w:r>
          </w:p>
        </w:tc>
        <w:tc>
          <w:tcPr>
            <w:tcW w:w="6948" w:type="dxa"/>
          </w:tcPr>
          <w:p w14:paraId="6C943EE5" w14:textId="77777777" w:rsidR="001A3F0E" w:rsidRPr="00B006FC" w:rsidRDefault="00B62581" w:rsidP="00B006FC">
            <w:pPr>
              <w:pStyle w:val="Paragraph"/>
            </w:pPr>
            <w:r>
              <w:rPr>
                <w:rStyle w:val="normaltextrun"/>
                <w:color w:val="222222"/>
              </w:rPr>
              <w:t xml:space="preserve">Specification fragments found within a packet that indicates among other things, where the packet is going, where it is coming from, etc. </w:t>
            </w:r>
          </w:p>
        </w:tc>
      </w:tr>
      <w:tr w:rsidR="001A3F0E" w14:paraId="08A98EFF" w14:textId="77777777">
        <w:tc>
          <w:tcPr>
            <w:tcW w:w="2268" w:type="dxa"/>
          </w:tcPr>
          <w:p w14:paraId="71AEA997" w14:textId="77777777" w:rsidR="001A3F0E" w:rsidRDefault="00372C47" w:rsidP="00EA4973">
            <w:pPr>
              <w:pStyle w:val="Paragraph"/>
            </w:pPr>
            <w:r>
              <w:t>Modern Laptop</w:t>
            </w:r>
          </w:p>
        </w:tc>
        <w:tc>
          <w:tcPr>
            <w:tcW w:w="6948" w:type="dxa"/>
          </w:tcPr>
          <w:p w14:paraId="54ACEA69" w14:textId="77777777" w:rsidR="001A3F0E" w:rsidRPr="0006194C" w:rsidRDefault="00372C47" w:rsidP="00EA4973">
            <w:r w:rsidRPr="0006194C">
              <w:t>7</w:t>
            </w:r>
            <w:r w:rsidRPr="0006194C">
              <w:rPr>
                <w:vertAlign w:val="superscript"/>
              </w:rPr>
              <w:t>th</w:t>
            </w:r>
            <w:r w:rsidRPr="0006194C">
              <w:t xml:space="preserve"> gen core i5 8GB of ram</w:t>
            </w:r>
          </w:p>
        </w:tc>
      </w:tr>
      <w:tr w:rsidR="008F7681" w14:paraId="09287B45" w14:textId="77777777">
        <w:tc>
          <w:tcPr>
            <w:tcW w:w="2268" w:type="dxa"/>
          </w:tcPr>
          <w:p w14:paraId="6BDF7FBC" w14:textId="77777777" w:rsidR="008F7681" w:rsidRPr="00B006FC" w:rsidRDefault="00B62581" w:rsidP="00B006FC">
            <w:pPr>
              <w:pStyle w:val="paragraph0"/>
              <w:spacing w:before="0" w:beforeAutospacing="0" w:after="0" w:afterAutospacing="0"/>
              <w:jc w:val="both"/>
              <w:textAlignment w:val="baseline"/>
              <w:divId w:val="873155598"/>
              <w:rPr>
                <w:rFonts w:ascii="Segoe UI" w:hAnsi="Segoe UI"/>
                <w:sz w:val="18"/>
              </w:rPr>
            </w:pPr>
            <w:r>
              <w:rPr>
                <w:rStyle w:val="spellingerror"/>
                <w:sz w:val="20"/>
                <w:szCs w:val="20"/>
              </w:rPr>
              <w:lastRenderedPageBreak/>
              <w:t>NFQUEUE</w:t>
            </w:r>
          </w:p>
        </w:tc>
        <w:tc>
          <w:tcPr>
            <w:tcW w:w="6948" w:type="dxa"/>
          </w:tcPr>
          <w:p w14:paraId="78344ADA" w14:textId="77777777" w:rsidR="008F7681" w:rsidRPr="00B006FC" w:rsidRDefault="00B62581" w:rsidP="00B006FC">
            <w:pPr>
              <w:pStyle w:val="paragraph0"/>
              <w:spacing w:before="0" w:beforeAutospacing="0" w:after="0" w:afterAutospacing="0"/>
              <w:textAlignment w:val="baseline"/>
              <w:divId w:val="173766696"/>
              <w:rPr>
                <w:rFonts w:ascii="Segoe UI" w:hAnsi="Segoe UI"/>
                <w:sz w:val="18"/>
              </w:rPr>
            </w:pPr>
            <w:r>
              <w:rPr>
                <w:rStyle w:val="spellingerror"/>
                <w:sz w:val="20"/>
                <w:szCs w:val="20"/>
              </w:rPr>
              <w:t xml:space="preserve">Tool utilized with IP tables software that permits the user to store packets until the user decides what to do with them. </w:t>
            </w:r>
          </w:p>
        </w:tc>
      </w:tr>
      <w:tr w:rsidR="00E32EDB" w14:paraId="1A5481E1" w14:textId="77777777">
        <w:tc>
          <w:tcPr>
            <w:tcW w:w="2268" w:type="dxa"/>
          </w:tcPr>
          <w:p w14:paraId="710DB318"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Open Systems</w:t>
            </w:r>
          </w:p>
          <w:p w14:paraId="359CA64A"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Interconnection reference model</w:t>
            </w:r>
          </w:p>
        </w:tc>
        <w:tc>
          <w:tcPr>
            <w:tcW w:w="6948" w:type="dxa"/>
          </w:tcPr>
          <w:p w14:paraId="55A4476A" w14:textId="77777777" w:rsidR="00E32EDB" w:rsidRDefault="00E32EDB" w:rsidP="008F7681">
            <w:pPr>
              <w:pStyle w:val="paragraph0"/>
              <w:spacing w:before="0" w:beforeAutospacing="0" w:after="0" w:afterAutospacing="0"/>
              <w:jc w:val="both"/>
              <w:textAlignment w:val="baseline"/>
              <w:rPr>
                <w:rStyle w:val="normaltextrun"/>
                <w:color w:val="222222"/>
                <w:sz w:val="20"/>
                <w:szCs w:val="20"/>
              </w:rPr>
            </w:pPr>
            <w:r>
              <w:rPr>
                <w:rStyle w:val="normaltextrun"/>
                <w:sz w:val="20"/>
                <w:szCs w:val="20"/>
                <w:shd w:val="clear" w:color="auto" w:fill="FFFFFF"/>
              </w:rPr>
              <w:t>Defines a hierarchical layer architecture that logically partitions the functions required to support system-to-system communication. [4] Network systems communicate using a layered architecture to pass information among nodes. Data at each layer must follow a protocol specification so that nodes involved will be able to send, receive, and interpret information. [2]</w:t>
            </w:r>
          </w:p>
        </w:tc>
      </w:tr>
      <w:tr w:rsidR="00B62581" w14:paraId="2D29898A" w14:textId="77777777">
        <w:tc>
          <w:tcPr>
            <w:tcW w:w="2268" w:type="dxa"/>
          </w:tcPr>
          <w:p w14:paraId="37075C72"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Packet</w:t>
            </w:r>
          </w:p>
        </w:tc>
        <w:tc>
          <w:tcPr>
            <w:tcW w:w="6948" w:type="dxa"/>
          </w:tcPr>
          <w:p w14:paraId="307254BC"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Electronic communication units that represent the fragmentation of data into transmittable pieces. </w:t>
            </w:r>
          </w:p>
        </w:tc>
      </w:tr>
      <w:tr w:rsidR="00B62581" w14:paraId="105EC4AA" w14:textId="77777777">
        <w:tc>
          <w:tcPr>
            <w:tcW w:w="2268" w:type="dxa"/>
          </w:tcPr>
          <w:p w14:paraId="2D8E336C"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Protocol</w:t>
            </w:r>
          </w:p>
        </w:tc>
        <w:tc>
          <w:tcPr>
            <w:tcW w:w="6948" w:type="dxa"/>
          </w:tcPr>
          <w:p w14:paraId="43578A3B"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A set of rules that govern the communication and transmission of data by giving structure to every layer. </w:t>
            </w:r>
          </w:p>
        </w:tc>
      </w:tr>
      <w:tr w:rsidR="00B62581" w14:paraId="24A6F46E" w14:textId="77777777">
        <w:tc>
          <w:tcPr>
            <w:tcW w:w="2268" w:type="dxa"/>
          </w:tcPr>
          <w:p w14:paraId="1EAB6F53" w14:textId="77777777" w:rsidR="00B62581" w:rsidRDefault="00B62581" w:rsidP="00B62581">
            <w:pPr>
              <w:pStyle w:val="paragraph0"/>
              <w:spacing w:before="0" w:beforeAutospacing="0" w:after="0" w:afterAutospacing="0"/>
              <w:jc w:val="both"/>
              <w:textAlignment w:val="baseline"/>
              <w:rPr>
                <w:rStyle w:val="spellingerror"/>
                <w:sz w:val="20"/>
                <w:szCs w:val="20"/>
              </w:rPr>
            </w:pPr>
            <w:r>
              <w:rPr>
                <w:rStyle w:val="spellingerror"/>
                <w:sz w:val="20"/>
                <w:szCs w:val="20"/>
              </w:rPr>
              <w:t>Proxy Rule</w:t>
            </w:r>
          </w:p>
        </w:tc>
        <w:tc>
          <w:tcPr>
            <w:tcW w:w="6948" w:type="dxa"/>
          </w:tcPr>
          <w:p w14:paraId="31DA7428" w14:textId="77777777" w:rsidR="00B62581" w:rsidRDefault="00B62581" w:rsidP="00B625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 xml:space="preserve">Routing policy applied to the terminal where NTPS is ran. </w:t>
            </w:r>
          </w:p>
        </w:tc>
      </w:tr>
      <w:tr w:rsidR="00B62581" w14:paraId="1B4E2BF7" w14:textId="77777777">
        <w:tc>
          <w:tcPr>
            <w:tcW w:w="2268" w:type="dxa"/>
          </w:tcPr>
          <w:p w14:paraId="33FBE7E5" w14:textId="77777777" w:rsidR="00B62581" w:rsidRDefault="00B62581" w:rsidP="00B62581">
            <w:pPr>
              <w:pStyle w:val="paragraph0"/>
              <w:spacing w:before="0" w:beforeAutospacing="0" w:after="0" w:afterAutospacing="0"/>
              <w:jc w:val="both"/>
              <w:textAlignment w:val="baseline"/>
              <w:rPr>
                <w:rFonts w:ascii="Segoe UI" w:hAnsi="Segoe UI" w:cs="Segoe UI"/>
                <w:sz w:val="18"/>
                <w:szCs w:val="18"/>
              </w:rPr>
            </w:pPr>
            <w:r>
              <w:rPr>
                <w:rStyle w:val="spellingerror"/>
                <w:sz w:val="20"/>
                <w:szCs w:val="20"/>
              </w:rPr>
              <w:t>PyPacker</w:t>
            </w:r>
            <w:r>
              <w:rPr>
                <w:rStyle w:val="eop"/>
                <w:sz w:val="20"/>
                <w:szCs w:val="20"/>
              </w:rPr>
              <w:t> </w:t>
            </w:r>
          </w:p>
        </w:tc>
        <w:tc>
          <w:tcPr>
            <w:tcW w:w="6948" w:type="dxa"/>
          </w:tcPr>
          <w:p w14:paraId="61FBFE0D" w14:textId="77777777" w:rsidR="00B62581" w:rsidRDefault="00B62581" w:rsidP="00B62581">
            <w:pPr>
              <w:pStyle w:val="paragraph0"/>
              <w:spacing w:before="0" w:beforeAutospacing="0" w:after="0" w:afterAutospacing="0"/>
              <w:textAlignment w:val="baseline"/>
              <w:rPr>
                <w:rFonts w:ascii="Segoe UI" w:hAnsi="Segoe UI" w:cs="Segoe UI"/>
                <w:sz w:val="18"/>
                <w:szCs w:val="18"/>
              </w:rPr>
            </w:pPr>
            <w:r>
              <w:rPr>
                <w:rStyle w:val="normaltextrun"/>
                <w:sz w:val="20"/>
                <w:szCs w:val="20"/>
              </w:rPr>
              <w:t>Python parsing and creation library</w:t>
            </w:r>
          </w:p>
        </w:tc>
      </w:tr>
      <w:tr w:rsidR="00B62581" w14:paraId="47F24D26" w14:textId="77777777">
        <w:tc>
          <w:tcPr>
            <w:tcW w:w="2268" w:type="dxa"/>
          </w:tcPr>
          <w:p w14:paraId="20F96425" w14:textId="77777777" w:rsidR="00B62581" w:rsidRDefault="00B62581" w:rsidP="00B62581">
            <w:pPr>
              <w:pStyle w:val="paragraph0"/>
              <w:spacing w:before="0" w:beforeAutospacing="0" w:after="0" w:afterAutospacing="0"/>
              <w:jc w:val="both"/>
              <w:textAlignment w:val="baseline"/>
              <w:rPr>
                <w:rFonts w:ascii="Segoe UI" w:hAnsi="Segoe UI" w:cs="Segoe UI"/>
                <w:sz w:val="18"/>
                <w:szCs w:val="18"/>
              </w:rPr>
            </w:pPr>
            <w:r>
              <w:rPr>
                <w:rStyle w:val="spellingerror"/>
                <w:sz w:val="20"/>
                <w:szCs w:val="20"/>
              </w:rPr>
              <w:t>Scapy</w:t>
            </w:r>
            <w:r>
              <w:rPr>
                <w:rStyle w:val="eop"/>
                <w:sz w:val="20"/>
                <w:szCs w:val="20"/>
              </w:rPr>
              <w:t> </w:t>
            </w:r>
          </w:p>
        </w:tc>
        <w:tc>
          <w:tcPr>
            <w:tcW w:w="6948" w:type="dxa"/>
          </w:tcPr>
          <w:p w14:paraId="1A83A8E0" w14:textId="77777777" w:rsidR="00B62581" w:rsidRPr="0006194C" w:rsidRDefault="00B62581" w:rsidP="00B62581">
            <w:pPr>
              <w:pStyle w:val="paragraph0"/>
              <w:spacing w:before="0" w:beforeAutospacing="0" w:after="0" w:afterAutospacing="0"/>
              <w:textAlignment w:val="baseline"/>
              <w:rPr>
                <w:rFonts w:ascii="Segoe UI" w:hAnsi="Segoe UI" w:cs="Segoe UI"/>
                <w:sz w:val="18"/>
                <w:szCs w:val="18"/>
              </w:rPr>
            </w:pPr>
            <w:r w:rsidRPr="0006194C">
              <w:rPr>
                <w:rStyle w:val="spellingerror"/>
                <w:sz w:val="20"/>
                <w:szCs w:val="20"/>
              </w:rPr>
              <w:t>A</w:t>
            </w:r>
            <w:r w:rsidRPr="0006194C">
              <w:rPr>
                <w:rStyle w:val="normaltextrun"/>
                <w:sz w:val="20"/>
                <w:szCs w:val="20"/>
              </w:rPr>
              <w:t xml:space="preserve"> powerful interactive packet manipulation program. It can forge or decode packets of a wide number of protocols, send them on the wire</w:t>
            </w:r>
            <w:r w:rsidRPr="0006194C">
              <w:rPr>
                <w:rStyle w:val="eop"/>
                <w:sz w:val="20"/>
                <w:szCs w:val="20"/>
              </w:rPr>
              <w:t> </w:t>
            </w:r>
          </w:p>
        </w:tc>
      </w:tr>
      <w:tr w:rsidR="00E32EDB" w14:paraId="26D24CAC" w14:textId="77777777">
        <w:tc>
          <w:tcPr>
            <w:tcW w:w="2268" w:type="dxa"/>
          </w:tcPr>
          <w:p w14:paraId="3586985A" w14:textId="77777777" w:rsidR="00E32EDB" w:rsidRDefault="00E32EDB" w:rsidP="008F7681">
            <w:pPr>
              <w:pStyle w:val="paragraph0"/>
              <w:spacing w:before="0" w:beforeAutospacing="0" w:after="0" w:afterAutospacing="0"/>
              <w:jc w:val="both"/>
              <w:textAlignment w:val="baseline"/>
              <w:rPr>
                <w:rStyle w:val="spellingerror"/>
                <w:sz w:val="20"/>
                <w:szCs w:val="20"/>
              </w:rPr>
            </w:pPr>
            <w:r>
              <w:rPr>
                <w:rStyle w:val="spellingerror"/>
                <w:sz w:val="20"/>
                <w:szCs w:val="20"/>
              </w:rPr>
              <w:t>Sniff</w:t>
            </w:r>
          </w:p>
        </w:tc>
        <w:tc>
          <w:tcPr>
            <w:tcW w:w="6948" w:type="dxa"/>
          </w:tcPr>
          <w:p w14:paraId="078F7D9B" w14:textId="77777777" w:rsidR="00E32EDB" w:rsidRDefault="00E32EDB" w:rsidP="008F7681">
            <w:pPr>
              <w:pStyle w:val="paragraph0"/>
              <w:spacing w:before="0" w:beforeAutospacing="0" w:after="0" w:afterAutospacing="0"/>
              <w:jc w:val="both"/>
              <w:textAlignment w:val="baseline"/>
              <w:rPr>
                <w:rStyle w:val="normaltextrun"/>
                <w:color w:val="222222"/>
                <w:sz w:val="20"/>
                <w:szCs w:val="20"/>
              </w:rPr>
            </w:pPr>
            <w:r>
              <w:rPr>
                <w:rStyle w:val="normaltextrun"/>
                <w:color w:val="222222"/>
                <w:sz w:val="20"/>
                <w:szCs w:val="20"/>
              </w:rPr>
              <w:t>An action that refers to being able to inspect or intercept something sort of data.</w:t>
            </w:r>
          </w:p>
        </w:tc>
      </w:tr>
      <w:tr w:rsidR="00B62581" w14:paraId="2282AA4E" w14:textId="77777777">
        <w:tc>
          <w:tcPr>
            <w:tcW w:w="2268" w:type="dxa"/>
          </w:tcPr>
          <w:p w14:paraId="6CD42026" w14:textId="77777777" w:rsidR="00B62581" w:rsidRDefault="00B62581" w:rsidP="00B62581">
            <w:pPr>
              <w:pStyle w:val="paragraph0"/>
              <w:spacing w:before="0" w:beforeAutospacing="0" w:after="0" w:afterAutospacing="0"/>
              <w:jc w:val="both"/>
              <w:textAlignment w:val="baseline"/>
              <w:divId w:val="941957221"/>
              <w:rPr>
                <w:rFonts w:ascii="Segoe UI" w:hAnsi="Segoe UI" w:cs="Segoe UI"/>
                <w:sz w:val="18"/>
                <w:szCs w:val="18"/>
              </w:rPr>
            </w:pPr>
            <w:r>
              <w:rPr>
                <w:rStyle w:val="spellingerror"/>
                <w:sz w:val="20"/>
                <w:szCs w:val="20"/>
              </w:rPr>
              <w:t>TCPDump</w:t>
            </w:r>
            <w:r>
              <w:rPr>
                <w:rStyle w:val="eop"/>
                <w:sz w:val="20"/>
                <w:szCs w:val="20"/>
              </w:rPr>
              <w:t> </w:t>
            </w:r>
          </w:p>
        </w:tc>
        <w:tc>
          <w:tcPr>
            <w:tcW w:w="6948" w:type="dxa"/>
          </w:tcPr>
          <w:p w14:paraId="20E23E74" w14:textId="77777777" w:rsidR="00B62581" w:rsidRDefault="00B62581" w:rsidP="00B62581">
            <w:pPr>
              <w:pStyle w:val="paragraph0"/>
              <w:spacing w:before="0" w:beforeAutospacing="0" w:after="0" w:afterAutospacing="0"/>
              <w:jc w:val="both"/>
              <w:textAlignment w:val="baseline"/>
              <w:divId w:val="593168571"/>
              <w:rPr>
                <w:rFonts w:ascii="Segoe UI" w:hAnsi="Segoe UI" w:cs="Segoe UI"/>
                <w:sz w:val="18"/>
                <w:szCs w:val="18"/>
              </w:rPr>
            </w:pPr>
            <w:r>
              <w:rPr>
                <w:rStyle w:val="normaltextrun"/>
                <w:color w:val="222222"/>
                <w:sz w:val="20"/>
                <w:szCs w:val="20"/>
              </w:rPr>
              <w:t>A common packet analyzer that runs under the command line</w:t>
            </w:r>
            <w:r>
              <w:rPr>
                <w:rStyle w:val="eop"/>
                <w:sz w:val="20"/>
                <w:szCs w:val="20"/>
              </w:rPr>
              <w:t> </w:t>
            </w:r>
          </w:p>
        </w:tc>
      </w:tr>
      <w:tr w:rsidR="00B62581" w14:paraId="3DF51D6E" w14:textId="77777777">
        <w:tc>
          <w:tcPr>
            <w:tcW w:w="2268" w:type="dxa"/>
          </w:tcPr>
          <w:p w14:paraId="09CC34BA" w14:textId="77777777" w:rsidR="00B62581" w:rsidRDefault="00B62581" w:rsidP="00B62581">
            <w:pPr>
              <w:pStyle w:val="Paragraph"/>
            </w:pPr>
            <w:r>
              <w:t>Terminal</w:t>
            </w:r>
          </w:p>
        </w:tc>
        <w:tc>
          <w:tcPr>
            <w:tcW w:w="6948" w:type="dxa"/>
          </w:tcPr>
          <w:p w14:paraId="7A0F747F" w14:textId="77777777" w:rsidR="00B62581" w:rsidRDefault="00B62581" w:rsidP="00B62581">
            <w:pPr>
              <w:pStyle w:val="Paragraph"/>
            </w:pPr>
            <w:r>
              <w:t>Computer where we the NTPS system is run.</w:t>
            </w:r>
          </w:p>
        </w:tc>
      </w:tr>
      <w:tr w:rsidR="00B62581" w14:paraId="25FDB91A" w14:textId="77777777">
        <w:tc>
          <w:tcPr>
            <w:tcW w:w="2268" w:type="dxa"/>
          </w:tcPr>
          <w:p w14:paraId="7F76D102" w14:textId="77777777" w:rsidR="00B62581" w:rsidRDefault="00B62581" w:rsidP="00B62581">
            <w:pPr>
              <w:pStyle w:val="Paragraph"/>
            </w:pPr>
            <w:r>
              <w:t>Wireshark</w:t>
            </w:r>
          </w:p>
        </w:tc>
        <w:tc>
          <w:tcPr>
            <w:tcW w:w="6948" w:type="dxa"/>
          </w:tcPr>
          <w:p w14:paraId="0C3D47F2" w14:textId="77777777" w:rsidR="00B62581" w:rsidRDefault="00B62581" w:rsidP="00B62581">
            <w:pPr>
              <w:pStyle w:val="Paragraph"/>
            </w:pPr>
            <w:r>
              <w:t>A network packet analyzer [3]</w:t>
            </w:r>
          </w:p>
        </w:tc>
      </w:tr>
    </w:tbl>
    <w:p w14:paraId="11B2D80A" w14:textId="77777777" w:rsidR="00EA4973" w:rsidRDefault="00EA4973" w:rsidP="00A214FE">
      <w:pPr>
        <w:pStyle w:val="Heading3"/>
      </w:pPr>
      <w:bookmarkStart w:id="50" w:name="_Toc529618089"/>
      <w:r>
        <w:t>Acronyms</w:t>
      </w:r>
      <w:bookmarkEnd w:id="46"/>
      <w:bookmarkEnd w:id="47"/>
      <w:bookmarkEnd w:id="48"/>
      <w:bookmarkEnd w:id="49"/>
      <w:bookmarkEnd w:id="50"/>
    </w:p>
    <w:p w14:paraId="1516B6F3" w14:textId="77777777" w:rsidR="001A3F0E" w:rsidRDefault="00A214FE" w:rsidP="001A3F0E">
      <w:pPr>
        <w:pStyle w:val="Paragraph"/>
      </w:pPr>
      <w:r>
        <w:rPr>
          <w:rStyle w:val="normaltextrun"/>
          <w:color w:val="000000"/>
          <w:shd w:val="clear" w:color="auto" w:fill="FFFFFF"/>
        </w:rPr>
        <w:t>This section lists the acronyms used in this document and their associated definitions.</w:t>
      </w:r>
    </w:p>
    <w:p w14:paraId="23754E6A" w14:textId="77777777" w:rsidR="001A3F0E" w:rsidRDefault="001A3F0E" w:rsidP="001A3F0E">
      <w:pPr>
        <w:pStyle w:val="Paragraph"/>
      </w:pPr>
    </w:p>
    <w:p w14:paraId="664DEC95" w14:textId="77777777" w:rsidR="00C91527" w:rsidRDefault="00C91527" w:rsidP="00C91527">
      <w:pPr>
        <w:pStyle w:val="Caption"/>
        <w:keepNext/>
        <w:jc w:val="center"/>
      </w:pPr>
      <w:r>
        <w:t xml:space="preserve">Table </w:t>
      </w:r>
      <w:r w:rsidR="004701A6">
        <w:rPr>
          <w:noProof/>
        </w:rPr>
        <w:fldChar w:fldCharType="begin"/>
      </w:r>
      <w:r w:rsidR="004701A6">
        <w:rPr>
          <w:noProof/>
        </w:rPr>
        <w:instrText xml:space="preserve"> SEQ Table \* ARABIC </w:instrText>
      </w:r>
      <w:r w:rsidR="004701A6">
        <w:rPr>
          <w:noProof/>
        </w:rPr>
        <w:fldChar w:fldCharType="separate"/>
      </w:r>
      <w:r>
        <w:rPr>
          <w:noProof/>
        </w:rPr>
        <w:t>2</w:t>
      </w:r>
      <w:r w:rsidR="004701A6">
        <w:rPr>
          <w:noProof/>
        </w:rPr>
        <w:fldChar w:fldCharType="end"/>
      </w:r>
      <w:r w:rsidR="00A214FE">
        <w:t>: Acronyms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1A3F0E" w14:paraId="21263925" w14:textId="77777777">
        <w:tc>
          <w:tcPr>
            <w:tcW w:w="2268" w:type="dxa"/>
          </w:tcPr>
          <w:p w14:paraId="5679F32F" w14:textId="77777777" w:rsidR="001A3F0E" w:rsidRDefault="001A3F0E" w:rsidP="00EA4973">
            <w:pPr>
              <w:pStyle w:val="Paragraph"/>
              <w:rPr>
                <w:b/>
              </w:rPr>
            </w:pPr>
            <w:r>
              <w:rPr>
                <w:b/>
              </w:rPr>
              <w:t>TERM</w:t>
            </w:r>
          </w:p>
        </w:tc>
        <w:tc>
          <w:tcPr>
            <w:tcW w:w="6948" w:type="dxa"/>
          </w:tcPr>
          <w:p w14:paraId="1F7330DC" w14:textId="77777777" w:rsidR="001A3F0E" w:rsidRDefault="001A3F0E" w:rsidP="00EA4973">
            <w:pPr>
              <w:pStyle w:val="Paragraph"/>
              <w:rPr>
                <w:b/>
              </w:rPr>
            </w:pPr>
            <w:r>
              <w:rPr>
                <w:b/>
              </w:rPr>
              <w:t>DEFINITION</w:t>
            </w:r>
          </w:p>
        </w:tc>
      </w:tr>
      <w:tr w:rsidR="001A3F0E" w14:paraId="3BBDD517" w14:textId="77777777">
        <w:tc>
          <w:tcPr>
            <w:tcW w:w="2268" w:type="dxa"/>
          </w:tcPr>
          <w:p w14:paraId="526B1662" w14:textId="77777777" w:rsidR="001A3F0E" w:rsidRDefault="00A214FE" w:rsidP="00EA4973">
            <w:pPr>
              <w:pStyle w:val="Paragraph"/>
            </w:pPr>
            <w:r>
              <w:t>NTPS</w:t>
            </w:r>
          </w:p>
        </w:tc>
        <w:tc>
          <w:tcPr>
            <w:tcW w:w="6948" w:type="dxa"/>
          </w:tcPr>
          <w:p w14:paraId="7146948D" w14:textId="77777777" w:rsidR="001A3F0E" w:rsidRDefault="00A214FE" w:rsidP="008B6460">
            <w:pPr>
              <w:pStyle w:val="Paragraph"/>
            </w:pPr>
            <w:r>
              <w:t>Network Traffic Proxy System</w:t>
            </w:r>
            <w:r w:rsidR="001A3F0E">
              <w:t xml:space="preserve"> </w:t>
            </w:r>
          </w:p>
        </w:tc>
      </w:tr>
      <w:tr w:rsidR="001A3F0E" w14:paraId="3040FC6B" w14:textId="77777777">
        <w:tc>
          <w:tcPr>
            <w:tcW w:w="2268" w:type="dxa"/>
          </w:tcPr>
          <w:p w14:paraId="7CA4B489" w14:textId="77777777" w:rsidR="001A3F0E" w:rsidRDefault="008B6460" w:rsidP="00EA4973">
            <w:pPr>
              <w:pStyle w:val="Paragraph"/>
            </w:pPr>
            <w:r>
              <w:t>SRS</w:t>
            </w:r>
          </w:p>
        </w:tc>
        <w:tc>
          <w:tcPr>
            <w:tcW w:w="6948" w:type="dxa"/>
          </w:tcPr>
          <w:p w14:paraId="55AEDC29" w14:textId="77777777" w:rsidR="001A3F0E" w:rsidRDefault="008B6460" w:rsidP="00EA4973">
            <w:pPr>
              <w:pStyle w:val="Paragraph"/>
            </w:pPr>
            <w:r>
              <w:t>Software Requirements Specification</w:t>
            </w:r>
            <w:r w:rsidR="00746D32">
              <w:t xml:space="preserve"> Document</w:t>
            </w:r>
          </w:p>
        </w:tc>
      </w:tr>
      <w:tr w:rsidR="00372C47" w14:paraId="5222A120" w14:textId="77777777">
        <w:tc>
          <w:tcPr>
            <w:tcW w:w="2268" w:type="dxa"/>
          </w:tcPr>
          <w:p w14:paraId="48206173" w14:textId="77777777" w:rsidR="00372C47" w:rsidRDefault="00372C47" w:rsidP="00EA4973">
            <w:pPr>
              <w:pStyle w:val="Paragraph"/>
            </w:pPr>
            <w:r>
              <w:t>GUI</w:t>
            </w:r>
          </w:p>
        </w:tc>
        <w:tc>
          <w:tcPr>
            <w:tcW w:w="6948" w:type="dxa"/>
          </w:tcPr>
          <w:p w14:paraId="1D4744AF" w14:textId="77777777" w:rsidR="00372C47" w:rsidRDefault="00372C47" w:rsidP="00EA4973">
            <w:pPr>
              <w:pStyle w:val="Paragraph"/>
            </w:pPr>
            <w:r>
              <w:t>Graphical User Interface</w:t>
            </w:r>
          </w:p>
        </w:tc>
      </w:tr>
      <w:tr w:rsidR="00C96579" w14:paraId="5BAFD90E" w14:textId="77777777">
        <w:tc>
          <w:tcPr>
            <w:tcW w:w="2268" w:type="dxa"/>
          </w:tcPr>
          <w:p w14:paraId="158C2145" w14:textId="77777777" w:rsidR="00C96579" w:rsidRDefault="00C96579" w:rsidP="00EA4973">
            <w:pPr>
              <w:pStyle w:val="Paragraph"/>
            </w:pPr>
            <w:r>
              <w:t>ARL</w:t>
            </w:r>
          </w:p>
        </w:tc>
        <w:tc>
          <w:tcPr>
            <w:tcW w:w="6948" w:type="dxa"/>
          </w:tcPr>
          <w:p w14:paraId="3BE502F9" w14:textId="77777777" w:rsidR="00C96579" w:rsidRDefault="00C96579" w:rsidP="00EA4973">
            <w:pPr>
              <w:pStyle w:val="Paragraph"/>
            </w:pPr>
            <w:r>
              <w:t>Army Research Lab</w:t>
            </w:r>
          </w:p>
        </w:tc>
      </w:tr>
      <w:tr w:rsidR="00C96579" w14:paraId="56E512AB" w14:textId="77777777">
        <w:tc>
          <w:tcPr>
            <w:tcW w:w="2268" w:type="dxa"/>
          </w:tcPr>
          <w:p w14:paraId="0426DCAF" w14:textId="77777777" w:rsidR="00C96579" w:rsidRDefault="00C96579" w:rsidP="00EA4973">
            <w:pPr>
              <w:pStyle w:val="Paragraph"/>
            </w:pPr>
            <w:r>
              <w:t>AFL</w:t>
            </w:r>
          </w:p>
        </w:tc>
        <w:tc>
          <w:tcPr>
            <w:tcW w:w="6948" w:type="dxa"/>
          </w:tcPr>
          <w:p w14:paraId="61ECDCF2" w14:textId="77777777" w:rsidR="00C96579" w:rsidRDefault="00C96579" w:rsidP="00EA4973">
            <w:pPr>
              <w:pStyle w:val="Paragraph"/>
            </w:pPr>
            <w:r>
              <w:t>American Fuzzy Loop</w:t>
            </w:r>
          </w:p>
        </w:tc>
      </w:tr>
      <w:tr w:rsidR="00C96579" w14:paraId="16D17C80" w14:textId="77777777">
        <w:tc>
          <w:tcPr>
            <w:tcW w:w="2268" w:type="dxa"/>
          </w:tcPr>
          <w:p w14:paraId="2D0A1366" w14:textId="77777777" w:rsidR="00C96579" w:rsidRDefault="00C96579" w:rsidP="00EA4973">
            <w:pPr>
              <w:pStyle w:val="Paragraph"/>
            </w:pPr>
            <w:r>
              <w:t>PCAP</w:t>
            </w:r>
          </w:p>
        </w:tc>
        <w:tc>
          <w:tcPr>
            <w:tcW w:w="6948" w:type="dxa"/>
          </w:tcPr>
          <w:p w14:paraId="7696EB65" w14:textId="77777777" w:rsidR="00C96579" w:rsidRDefault="00C96579" w:rsidP="00EA4973">
            <w:pPr>
              <w:pStyle w:val="Paragraph"/>
            </w:pPr>
            <w:r>
              <w:t>Packet Capture</w:t>
            </w:r>
            <w:r w:rsidR="00746D32">
              <w:t xml:space="preserve"> File</w:t>
            </w:r>
          </w:p>
        </w:tc>
      </w:tr>
    </w:tbl>
    <w:p w14:paraId="7DA2093F" w14:textId="77777777" w:rsidR="00EA4973" w:rsidRDefault="00EA4973">
      <w:pPr>
        <w:pStyle w:val="Heading3"/>
      </w:pPr>
      <w:bookmarkStart w:id="51" w:name="_Toc464822054"/>
      <w:bookmarkStart w:id="52" w:name="_Toc529618090"/>
      <w:r>
        <w:t>Abbreviations</w:t>
      </w:r>
      <w:bookmarkEnd w:id="51"/>
      <w:bookmarkEnd w:id="52"/>
    </w:p>
    <w:p w14:paraId="4C49B26B" w14:textId="77777777" w:rsidR="00EA4973" w:rsidRDefault="00A214FE">
      <w:pPr>
        <w:pStyle w:val="Paragraph"/>
      </w:pPr>
      <w:r>
        <w:rPr>
          <w:rStyle w:val="normaltextrun"/>
          <w:color w:val="000000"/>
          <w:shd w:val="clear" w:color="auto" w:fill="FFFFFF"/>
        </w:rPr>
        <w:t>This section lists the abbreviations used in this document and their associated definitions.</w:t>
      </w:r>
    </w:p>
    <w:p w14:paraId="424E8884" w14:textId="77777777" w:rsidR="00C91527" w:rsidRDefault="00C91527" w:rsidP="00C91527">
      <w:pPr>
        <w:pStyle w:val="Caption"/>
        <w:keepNext/>
        <w:jc w:val="center"/>
      </w:pPr>
      <w:r>
        <w:t xml:space="preserve">Table </w:t>
      </w:r>
      <w:r w:rsidR="004701A6">
        <w:rPr>
          <w:noProof/>
        </w:rPr>
        <w:fldChar w:fldCharType="begin"/>
      </w:r>
      <w:r w:rsidR="004701A6">
        <w:rPr>
          <w:noProof/>
        </w:rPr>
        <w:instrText xml:space="preserve"> SEQ Table \* ARABIC </w:instrText>
      </w:r>
      <w:r w:rsidR="004701A6">
        <w:rPr>
          <w:noProof/>
        </w:rPr>
        <w:fldChar w:fldCharType="separate"/>
      </w:r>
      <w:r>
        <w:rPr>
          <w:noProof/>
        </w:rPr>
        <w:t>3</w:t>
      </w:r>
      <w:r w:rsidR="004701A6">
        <w:rPr>
          <w:noProof/>
        </w:rPr>
        <w:fldChar w:fldCharType="end"/>
      </w:r>
      <w:r w:rsidR="00372C47">
        <w:t>: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48"/>
      </w:tblGrid>
      <w:tr w:rsidR="00C91527" w14:paraId="48F49FCD" w14:textId="77777777" w:rsidTr="0074207F">
        <w:tc>
          <w:tcPr>
            <w:tcW w:w="2268" w:type="dxa"/>
          </w:tcPr>
          <w:p w14:paraId="59D7FB08" w14:textId="77777777" w:rsidR="00C91527" w:rsidRDefault="00C91527" w:rsidP="0074207F">
            <w:pPr>
              <w:pStyle w:val="Paragraph"/>
              <w:rPr>
                <w:b/>
              </w:rPr>
            </w:pPr>
            <w:r>
              <w:rPr>
                <w:b/>
              </w:rPr>
              <w:t>TERM</w:t>
            </w:r>
          </w:p>
        </w:tc>
        <w:tc>
          <w:tcPr>
            <w:tcW w:w="6948" w:type="dxa"/>
          </w:tcPr>
          <w:p w14:paraId="4DC63BE5" w14:textId="77777777" w:rsidR="00C91527" w:rsidRDefault="00C91527" w:rsidP="0074207F">
            <w:pPr>
              <w:pStyle w:val="Paragraph"/>
              <w:rPr>
                <w:b/>
              </w:rPr>
            </w:pPr>
            <w:r>
              <w:rPr>
                <w:b/>
              </w:rPr>
              <w:t>DEFINITION</w:t>
            </w:r>
          </w:p>
        </w:tc>
      </w:tr>
      <w:tr w:rsidR="00372C47" w14:paraId="2DD69D85" w14:textId="77777777" w:rsidTr="0074207F">
        <w:tc>
          <w:tcPr>
            <w:tcW w:w="2268" w:type="dxa"/>
          </w:tcPr>
          <w:p w14:paraId="6BA34C9E" w14:textId="77777777" w:rsidR="00372C47" w:rsidRPr="00372C47" w:rsidRDefault="00372C47" w:rsidP="0074207F">
            <w:pPr>
              <w:pStyle w:val="Paragraph"/>
            </w:pPr>
            <w:r w:rsidRPr="00372C47">
              <w:t>Etc.</w:t>
            </w:r>
          </w:p>
        </w:tc>
        <w:tc>
          <w:tcPr>
            <w:tcW w:w="6948" w:type="dxa"/>
          </w:tcPr>
          <w:p w14:paraId="72BF3EBC" w14:textId="77777777" w:rsidR="00372C47" w:rsidRPr="00372C47" w:rsidRDefault="00372C47" w:rsidP="0074207F">
            <w:pPr>
              <w:pStyle w:val="Paragraph"/>
            </w:pPr>
            <w:r w:rsidRPr="00372C47">
              <w:t>Etcetera</w:t>
            </w:r>
          </w:p>
        </w:tc>
      </w:tr>
      <w:tr w:rsidR="00372C47" w14:paraId="69216937" w14:textId="77777777" w:rsidTr="0074207F">
        <w:tc>
          <w:tcPr>
            <w:tcW w:w="2268" w:type="dxa"/>
          </w:tcPr>
          <w:p w14:paraId="1D65CE76" w14:textId="77777777" w:rsidR="00372C47" w:rsidRPr="00372C47" w:rsidRDefault="00372C47" w:rsidP="0074207F">
            <w:pPr>
              <w:pStyle w:val="Paragraph"/>
            </w:pPr>
            <w:r w:rsidRPr="00372C47">
              <w:t>M.S.</w:t>
            </w:r>
          </w:p>
        </w:tc>
        <w:tc>
          <w:tcPr>
            <w:tcW w:w="6948" w:type="dxa"/>
          </w:tcPr>
          <w:p w14:paraId="65AE41DB" w14:textId="77777777" w:rsidR="00372C47" w:rsidRPr="00372C47" w:rsidRDefault="00AD6BE6" w:rsidP="00372C47">
            <w:pPr>
              <w:pStyle w:val="Paragraph"/>
            </w:pPr>
            <w:r>
              <w:t>Master</w:t>
            </w:r>
            <w:r w:rsidR="00372C47">
              <w:t xml:space="preserve"> of Science</w:t>
            </w:r>
            <w:r w:rsidR="00372C47" w:rsidRPr="00372C47">
              <w:t xml:space="preserve"> Degre</w:t>
            </w:r>
            <w:r w:rsidR="00372C47">
              <w:t>e</w:t>
            </w:r>
          </w:p>
        </w:tc>
      </w:tr>
      <w:tr w:rsidR="00C91527" w14:paraId="7D068E67" w14:textId="77777777" w:rsidTr="0074207F">
        <w:tc>
          <w:tcPr>
            <w:tcW w:w="2268" w:type="dxa"/>
          </w:tcPr>
          <w:p w14:paraId="41CE4A15" w14:textId="77777777" w:rsidR="00C91527" w:rsidRDefault="00372C47" w:rsidP="0074207F">
            <w:pPr>
              <w:pStyle w:val="Paragraph"/>
            </w:pPr>
            <w:r>
              <w:t>Ph.D.</w:t>
            </w:r>
          </w:p>
        </w:tc>
        <w:tc>
          <w:tcPr>
            <w:tcW w:w="6948" w:type="dxa"/>
          </w:tcPr>
          <w:p w14:paraId="21FCDF13" w14:textId="77777777" w:rsidR="00C91527" w:rsidRDefault="00372C47" w:rsidP="0074207F">
            <w:pPr>
              <w:pStyle w:val="Paragraph"/>
            </w:pPr>
            <w:r>
              <w:t>Doctoral Degree</w:t>
            </w:r>
          </w:p>
        </w:tc>
      </w:tr>
    </w:tbl>
    <w:p w14:paraId="7F91EF96" w14:textId="77777777" w:rsidR="00EA4973" w:rsidRDefault="00EA4973" w:rsidP="003F4450">
      <w:pPr>
        <w:pStyle w:val="Heading2"/>
      </w:pPr>
      <w:bookmarkStart w:id="53" w:name="_Toc425134235"/>
      <w:bookmarkStart w:id="54" w:name="_Toc461626774"/>
      <w:bookmarkStart w:id="55" w:name="_Toc464031943"/>
      <w:bookmarkStart w:id="56" w:name="_Toc464822055"/>
      <w:bookmarkStart w:id="57" w:name="_Toc529618091"/>
      <w:r>
        <w:t>Overview</w:t>
      </w:r>
      <w:bookmarkEnd w:id="53"/>
      <w:bookmarkEnd w:id="54"/>
      <w:bookmarkEnd w:id="55"/>
      <w:bookmarkEnd w:id="56"/>
      <w:bookmarkEnd w:id="57"/>
      <w:r>
        <w:t xml:space="preserve"> </w:t>
      </w:r>
    </w:p>
    <w:p w14:paraId="1CA15C88" w14:textId="77777777" w:rsidR="00AC4838" w:rsidRDefault="00AC4838">
      <w:pPr>
        <w:pStyle w:val="Paragraph"/>
      </w:pPr>
      <w:r>
        <w:t>The SRS is divided into three major section listed below.</w:t>
      </w:r>
    </w:p>
    <w:p w14:paraId="75679DCD" w14:textId="77777777" w:rsidR="00135E95" w:rsidRDefault="00135E95">
      <w:pPr>
        <w:pStyle w:val="Paragraph"/>
      </w:pPr>
      <w:r>
        <w:t>Section 1 contains the purpose of this document, the scope, definitions and acronyms, an overview, and references. The two tables in this document will contain the definitions of ambiguous terms and acronyms.</w:t>
      </w:r>
    </w:p>
    <w:p w14:paraId="231DBDDB" w14:textId="77777777" w:rsidR="00135E95" w:rsidRDefault="00135E95">
      <w:pPr>
        <w:pStyle w:val="Paragraph"/>
      </w:pPr>
      <w:r>
        <w:t>Section 2 provides an overall description of our product, its features, user characterizes, general constraints, and assumptions and dependencies our team has discovered throughout the design process.</w:t>
      </w:r>
    </w:p>
    <w:p w14:paraId="4709421D" w14:textId="77777777" w:rsidR="00135E95" w:rsidRDefault="00135E95">
      <w:pPr>
        <w:pStyle w:val="Paragraph"/>
      </w:pPr>
      <w:r>
        <w:lastRenderedPageBreak/>
        <w:t>Section 3</w:t>
      </w:r>
      <w:r w:rsidR="00C34055">
        <w:t xml:space="preserve"> describes all of our requirements in detail for each aspect of the system; external interface requirements, behavioral requirements, non-behavioral requirements, and the last main section for other requirements we list.</w:t>
      </w:r>
    </w:p>
    <w:p w14:paraId="493A3E48" w14:textId="77777777" w:rsidR="00EA4973" w:rsidRDefault="00EA4973">
      <w:pPr>
        <w:pStyle w:val="Heading2"/>
      </w:pPr>
      <w:bookmarkStart w:id="58" w:name="_Toc425134234"/>
      <w:bookmarkStart w:id="59" w:name="_Toc461626773"/>
      <w:bookmarkStart w:id="60" w:name="_Toc464031944"/>
      <w:bookmarkStart w:id="61" w:name="_Toc464822056"/>
      <w:bookmarkStart w:id="62" w:name="_Toc529618092"/>
      <w:r>
        <w:t>References</w:t>
      </w:r>
      <w:bookmarkEnd w:id="58"/>
      <w:bookmarkEnd w:id="59"/>
      <w:bookmarkEnd w:id="60"/>
      <w:bookmarkEnd w:id="61"/>
      <w:bookmarkEnd w:id="62"/>
    </w:p>
    <w:p w14:paraId="5A7431A3" w14:textId="77777777" w:rsidR="00A214FE" w:rsidRDefault="00A214FE" w:rsidP="00A214FE">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[1]</w:t>
      </w:r>
      <w:r w:rsidR="00547A85">
        <w:rPr>
          <w:rStyle w:val="normaltextrun"/>
          <w:sz w:val="20"/>
          <w:szCs w:val="20"/>
        </w:rPr>
        <w:t xml:space="preserve"> </w:t>
      </w:r>
      <w:r>
        <w:rPr>
          <w:rStyle w:val="normaltextrun"/>
          <w:sz w:val="20"/>
          <w:szCs w:val="20"/>
        </w:rPr>
        <w:t>E. Tai, “Interviewee Biographies” Interoffice memorandum (Sep. 19, 2018).</w:t>
      </w:r>
      <w:r>
        <w:rPr>
          <w:rStyle w:val="eop"/>
          <w:sz w:val="20"/>
          <w:szCs w:val="20"/>
        </w:rPr>
        <w:t> </w:t>
      </w:r>
    </w:p>
    <w:p w14:paraId="36A1201E" w14:textId="77777777" w:rsidR="00A214FE" w:rsidRDefault="00A214FE" w:rsidP="00A214FE">
      <w:pPr>
        <w:pStyle w:val="paragraph0"/>
        <w:spacing w:before="0" w:beforeAutospacing="0" w:after="0" w:afterAutospacing="0"/>
        <w:jc w:val="both"/>
        <w:textAlignment w:val="baseline"/>
        <w:rPr>
          <w:rStyle w:val="normaltextrun"/>
          <w:sz w:val="20"/>
          <w:szCs w:val="20"/>
        </w:rPr>
      </w:pPr>
      <w:r>
        <w:rPr>
          <w:rStyle w:val="normaltextrun"/>
          <w:sz w:val="20"/>
          <w:szCs w:val="20"/>
        </w:rPr>
        <w:t>[2]</w:t>
      </w:r>
      <w:r w:rsidR="00547A85">
        <w:rPr>
          <w:rStyle w:val="normaltextrun"/>
          <w:sz w:val="20"/>
          <w:szCs w:val="20"/>
        </w:rPr>
        <w:t xml:space="preserve"> </w:t>
      </w:r>
      <w:r>
        <w:rPr>
          <w:rStyle w:val="normaltextrun"/>
          <w:sz w:val="20"/>
          <w:szCs w:val="20"/>
        </w:rPr>
        <w:t xml:space="preserve">J. Acosta, C. </w:t>
      </w:r>
      <w:proofErr w:type="spellStart"/>
      <w:r>
        <w:rPr>
          <w:rStyle w:val="normaltextrun"/>
          <w:sz w:val="20"/>
          <w:szCs w:val="20"/>
        </w:rPr>
        <w:t>Murga</w:t>
      </w:r>
      <w:proofErr w:type="spellEnd"/>
      <w:r>
        <w:rPr>
          <w:rStyle w:val="normaltextrun"/>
          <w:sz w:val="20"/>
          <w:szCs w:val="20"/>
        </w:rPr>
        <w:t>, C. Zapata, “Network Traffic Proxy System” (Sep. 5, 2018).</w:t>
      </w:r>
    </w:p>
    <w:p w14:paraId="5E59F9EF" w14:textId="77777777" w:rsidR="009316CB" w:rsidRDefault="009316CB" w:rsidP="00A214FE">
      <w:pPr>
        <w:pStyle w:val="paragraph0"/>
        <w:spacing w:before="0" w:beforeAutospacing="0" w:after="0" w:afterAutospacing="0"/>
        <w:jc w:val="both"/>
        <w:textAlignment w:val="baseline"/>
        <w:rPr>
          <w:rStyle w:val="normaltextrun"/>
          <w:color w:val="000000"/>
          <w:sz w:val="20"/>
          <w:szCs w:val="20"/>
        </w:rPr>
      </w:pPr>
      <w:r>
        <w:rPr>
          <w:rStyle w:val="normaltextrun"/>
          <w:color w:val="000000"/>
          <w:sz w:val="20"/>
          <w:szCs w:val="20"/>
        </w:rPr>
        <w:t>[</w:t>
      </w:r>
      <w:r>
        <w:rPr>
          <w:rStyle w:val="contextualspellingandgrammarerror"/>
          <w:color w:val="000000"/>
          <w:sz w:val="20"/>
          <w:szCs w:val="20"/>
        </w:rPr>
        <w:t>3]</w:t>
      </w:r>
      <w:r w:rsidR="00547A85">
        <w:rPr>
          <w:rStyle w:val="contextualspellingandgrammarerror"/>
          <w:color w:val="000000"/>
          <w:sz w:val="20"/>
          <w:szCs w:val="20"/>
        </w:rPr>
        <w:t xml:space="preserve"> </w:t>
      </w:r>
      <w:r>
        <w:rPr>
          <w:rStyle w:val="contextualspellingandgrammarerror"/>
          <w:color w:val="000000"/>
          <w:sz w:val="20"/>
          <w:szCs w:val="20"/>
        </w:rPr>
        <w:t>Team</w:t>
      </w:r>
      <w:r>
        <w:rPr>
          <w:rStyle w:val="normaltextrun"/>
          <w:color w:val="000000"/>
          <w:sz w:val="20"/>
          <w:szCs w:val="20"/>
        </w:rPr>
        <w:t> 5, “Network Traffic Proxy System Interview Report,” Report, Nov. 4, 2018.</w:t>
      </w:r>
    </w:p>
    <w:p w14:paraId="3CD63A43" w14:textId="77777777" w:rsidR="00736EA9" w:rsidRDefault="00736EA9" w:rsidP="00A214FE">
      <w:pPr>
        <w:pStyle w:val="paragraph0"/>
        <w:spacing w:before="0" w:beforeAutospacing="0" w:after="0" w:afterAutospacing="0"/>
        <w:jc w:val="both"/>
        <w:textAlignment w:val="baseline"/>
        <w:rPr>
          <w:rFonts w:ascii="Segoe UI" w:hAnsi="Segoe UI" w:cs="Segoe UI"/>
          <w:sz w:val="18"/>
          <w:szCs w:val="18"/>
        </w:rPr>
      </w:pPr>
      <w:r>
        <w:rPr>
          <w:rStyle w:val="normaltextrun"/>
          <w:color w:val="000000"/>
          <w:sz w:val="20"/>
          <w:szCs w:val="20"/>
        </w:rPr>
        <w:t>[4</w:t>
      </w:r>
      <w:r>
        <w:rPr>
          <w:rStyle w:val="contextualspellingandgrammarerror"/>
          <w:color w:val="000000"/>
          <w:sz w:val="20"/>
          <w:szCs w:val="20"/>
        </w:rPr>
        <w:t>] R.</w:t>
      </w:r>
      <w:r>
        <w:rPr>
          <w:rStyle w:val="normaltextrun"/>
          <w:color w:val="000000"/>
          <w:sz w:val="20"/>
          <w:szCs w:val="20"/>
        </w:rPr>
        <w:t> Miller, “The OSI Model: An Overview”, in </w:t>
      </w:r>
      <w:r>
        <w:rPr>
          <w:rStyle w:val="normaltextrun"/>
          <w:i/>
          <w:iCs/>
          <w:color w:val="000000"/>
          <w:sz w:val="20"/>
          <w:szCs w:val="20"/>
        </w:rPr>
        <w:t>SANS </w:t>
      </w:r>
      <w:r>
        <w:rPr>
          <w:rStyle w:val="normaltextrun"/>
          <w:color w:val="000000"/>
          <w:sz w:val="20"/>
          <w:szCs w:val="20"/>
        </w:rPr>
        <w:t>Standards. SANS Institute, [Online document], Sep. 13, 2001. Available: Sans.org </w:t>
      </w:r>
      <w:r>
        <w:rPr>
          <w:rStyle w:val="normaltextrun"/>
          <w:color w:val="000000"/>
          <w:sz w:val="20"/>
          <w:szCs w:val="20"/>
          <w:u w:val="single"/>
        </w:rPr>
        <w:t>https://www.sans.org/reading-room/whitepapers/standards/osi-model-overview-543</w:t>
      </w:r>
      <w:r>
        <w:rPr>
          <w:rStyle w:val="normaltextrun"/>
          <w:color w:val="000000"/>
          <w:sz w:val="20"/>
          <w:szCs w:val="20"/>
        </w:rPr>
        <w:t> [Accessed 9 Nov. 2018].</w:t>
      </w:r>
    </w:p>
    <w:p w14:paraId="01860086" w14:textId="77777777" w:rsidR="005F78D8" w:rsidRDefault="005F78D8" w:rsidP="005F78D8">
      <w:pPr>
        <w:pStyle w:val="Paragraph"/>
        <w:widowControl w:val="0"/>
        <w:kinsoku w:val="0"/>
      </w:pPr>
    </w:p>
    <w:p w14:paraId="0CCEC28A" w14:textId="77777777" w:rsidR="005F78D8" w:rsidRDefault="005F78D8" w:rsidP="005F78D8">
      <w:pPr>
        <w:pStyle w:val="Heading1"/>
        <w:pageBreakBefore w:val="0"/>
      </w:pPr>
      <w:bookmarkStart w:id="63" w:name="_Toc425134236"/>
      <w:bookmarkStart w:id="64" w:name="_Toc461626775"/>
      <w:bookmarkStart w:id="65" w:name="_Toc464031945"/>
      <w:bookmarkStart w:id="66" w:name="_Toc464822057"/>
      <w:bookmarkStart w:id="67" w:name="_Toc529618093"/>
      <w:bookmarkStart w:id="68" w:name="_Toc425134237"/>
      <w:bookmarkStart w:id="69" w:name="_Toc461626776"/>
      <w:bookmarkStart w:id="70" w:name="_Toc464031946"/>
      <w:bookmarkStart w:id="71" w:name="_Toc464822058"/>
      <w:r>
        <w:t>General Description</w:t>
      </w:r>
      <w:bookmarkEnd w:id="63"/>
      <w:bookmarkEnd w:id="64"/>
      <w:bookmarkEnd w:id="65"/>
      <w:bookmarkEnd w:id="66"/>
      <w:bookmarkEnd w:id="67"/>
    </w:p>
    <w:p w14:paraId="7309E1E7" w14:textId="77777777" w:rsidR="007F04B8" w:rsidRPr="007F04B8" w:rsidRDefault="007F04B8" w:rsidP="007F04B8">
      <w:pPr>
        <w:ind w:firstLine="720"/>
      </w:pPr>
      <w:r w:rsidRPr="007F04B8">
        <w:rPr>
          <w:rStyle w:val="normaltextrun"/>
          <w:color w:val="000000"/>
        </w:rPr>
        <w:t>This section will propose a general description of the Network Traffic Proxy System. This section will cover the product’s overview perspective, such as a summary of the system and the important need for the system. A use case diagram will be presented in order to show functionalities and their relationships among other features. Essential features will be </w:t>
      </w:r>
      <w:r w:rsidRPr="007F04B8">
        <w:rPr>
          <w:rStyle w:val="advancedproofingissue"/>
          <w:color w:val="000000"/>
        </w:rPr>
        <w:t>a main focus</w:t>
      </w:r>
      <w:r w:rsidRPr="007F04B8">
        <w:rPr>
          <w:rStyle w:val="normaltextrun"/>
          <w:color w:val="000000"/>
        </w:rPr>
        <w:t> in this section in order to demonstrate what the system can accomplish and show case the client’s requirements. Afterwards, a description of each user that will be interacting with the system will be provided. General constraints will cover about constraints that will affect the development of the product. Considering time limitations, hardware limitations, and software limitations. The last sub section will list each factor that will affect the requirements that was stated in the SRS. These are assumptions and dependencies that are being made by the development team. If these assumptions and dependencies are not met, then SRS will be needed to change work properly.</w:t>
      </w:r>
    </w:p>
    <w:p w14:paraId="5D2C41FB" w14:textId="77777777" w:rsidR="00EA4973" w:rsidRDefault="00EA4973">
      <w:pPr>
        <w:pStyle w:val="Heading2"/>
      </w:pPr>
      <w:bookmarkStart w:id="72" w:name="_Toc529618094"/>
      <w:r>
        <w:t>Product Perspective</w:t>
      </w:r>
      <w:bookmarkEnd w:id="68"/>
      <w:bookmarkEnd w:id="69"/>
      <w:bookmarkEnd w:id="70"/>
      <w:bookmarkEnd w:id="71"/>
      <w:bookmarkEnd w:id="72"/>
    </w:p>
    <w:p w14:paraId="05EC215D" w14:textId="77777777" w:rsidR="00EA4973" w:rsidRPr="007F04B8" w:rsidRDefault="007F04B8" w:rsidP="00E32EDB">
      <w:pPr>
        <w:pStyle w:val="paragraph0"/>
        <w:spacing w:before="0" w:beforeAutospacing="0" w:after="0" w:afterAutospacing="0"/>
        <w:ind w:firstLine="720"/>
        <w:jc w:val="both"/>
        <w:textAlignment w:val="baseline"/>
        <w:rPr>
          <w:rFonts w:ascii="Segoe UI" w:hAnsi="Segoe UI" w:cs="Segoe UI"/>
          <w:sz w:val="20"/>
          <w:szCs w:val="20"/>
        </w:rPr>
      </w:pPr>
      <w:r w:rsidRPr="007F04B8">
        <w:rPr>
          <w:rStyle w:val="normaltextrun"/>
          <w:color w:val="000000"/>
          <w:sz w:val="20"/>
          <w:szCs w:val="20"/>
        </w:rPr>
        <w:t>The NTPS is a software program designed to be a security system that would allow an analyst to sniff how computers are communicating between each other within a network traffic. The system shall provide an analyst the capability to analyze and test data within protocols that are within the network traffic from multiple layers of the Open Systems Interconnection reference model. The NTPS overall structure will provide ARL with functionalities that are crucial to security testing to identify any weaknesses in communication between network services. The system shall supply functions through a graphical interface such as setting proxy rules and filters to intercept certain packets to be dissected and modified through the interface itself. The NTPS shall work with other backend processing software in order to help achieve the system’s overall performance.</w:t>
      </w:r>
    </w:p>
    <w:p w14:paraId="4EC8A4D5" w14:textId="77777777" w:rsidR="00EA4973" w:rsidRDefault="00EA4973">
      <w:pPr>
        <w:pStyle w:val="Heading2"/>
      </w:pPr>
      <w:bookmarkStart w:id="73" w:name="_Toc425134239"/>
      <w:bookmarkStart w:id="74" w:name="_Toc461626777"/>
      <w:bookmarkStart w:id="75" w:name="_Toc464031947"/>
      <w:bookmarkStart w:id="76" w:name="_Toc464822059"/>
      <w:bookmarkStart w:id="77" w:name="_Toc529618095"/>
      <w:r>
        <w:t>Product Features</w:t>
      </w:r>
      <w:bookmarkEnd w:id="73"/>
      <w:bookmarkEnd w:id="74"/>
      <w:bookmarkEnd w:id="75"/>
      <w:bookmarkEnd w:id="76"/>
      <w:bookmarkEnd w:id="77"/>
    </w:p>
    <w:p w14:paraId="02685420"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normaltextrun"/>
          <w:sz w:val="20"/>
          <w:szCs w:val="20"/>
        </w:rPr>
        <w:t>A use case diagram was created to show the relationships between each user and each external software to each functionality of the system. The use case diagram has two levels to it. The level 1 use case diagram shows the relationships between users/external software and features of the system. The level 2 use case diagram shows these relationships as well as any extended, included, and generalization relationships. The level 2 use case diagram will be used to give an overview of each actor, of each external software actor, and of each essential feature that is an importance of how the system functions to meet the requirements. The level 2 use case diagram can be found in the ‘Appendix’ section. </w:t>
      </w:r>
      <w:r w:rsidRPr="007F04B8">
        <w:rPr>
          <w:rStyle w:val="eop"/>
          <w:sz w:val="20"/>
          <w:szCs w:val="20"/>
        </w:rPr>
        <w:t> </w:t>
      </w:r>
    </w:p>
    <w:p w14:paraId="777013CF"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21B4D148"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normaltextrun"/>
          <w:b/>
          <w:bCs/>
          <w:sz w:val="22"/>
          <w:szCs w:val="22"/>
        </w:rPr>
        <w:t>Actors:</w:t>
      </w:r>
      <w:r w:rsidRPr="007F04B8">
        <w:rPr>
          <w:rStyle w:val="eop"/>
          <w:sz w:val="22"/>
          <w:szCs w:val="22"/>
        </w:rPr>
        <w:t> </w:t>
      </w:r>
    </w:p>
    <w:p w14:paraId="30CD82E9"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5723F09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Analyst</w:t>
      </w:r>
      <w:r w:rsidRPr="007F04B8">
        <w:rPr>
          <w:rStyle w:val="normaltextrun"/>
          <w:sz w:val="20"/>
          <w:szCs w:val="20"/>
        </w:rPr>
        <w:t>: </w:t>
      </w:r>
      <w:r w:rsidRPr="007F04B8">
        <w:rPr>
          <w:rStyle w:val="normaltextrun"/>
          <w:color w:val="000000"/>
          <w:sz w:val="20"/>
          <w:szCs w:val="20"/>
        </w:rPr>
        <w:t>Intermediate to expert lever user that will use the system for the security purpose of intercepting network traffic and modifying its artifacts to direct network flow in order to test and analyze. </w:t>
      </w:r>
      <w:r w:rsidRPr="007F04B8">
        <w:rPr>
          <w:rStyle w:val="eop"/>
          <w:sz w:val="20"/>
          <w:szCs w:val="20"/>
        </w:rPr>
        <w:t> </w:t>
      </w:r>
    </w:p>
    <w:p w14:paraId="18D2E4A6"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6D9A6275"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Packet </w:t>
      </w:r>
      <w:proofErr w:type="spellStart"/>
      <w:r w:rsidRPr="007F04B8">
        <w:rPr>
          <w:rStyle w:val="spellingerror"/>
          <w:b/>
          <w:bCs/>
          <w:i/>
          <w:iCs/>
          <w:sz w:val="20"/>
          <w:szCs w:val="20"/>
        </w:rPr>
        <w:t>Replayer</w:t>
      </w:r>
      <w:proofErr w:type="spellEnd"/>
      <w:r w:rsidRPr="007F04B8">
        <w:rPr>
          <w:rStyle w:val="normaltextrun"/>
          <w:sz w:val="20"/>
          <w:szCs w:val="20"/>
        </w:rPr>
        <w:t>: An external software mechanism that will be used by the system from the decision of the analyst in order to forward packets to their destinations.</w:t>
      </w:r>
      <w:r w:rsidRPr="007F04B8">
        <w:rPr>
          <w:rStyle w:val="eop"/>
          <w:sz w:val="20"/>
          <w:szCs w:val="20"/>
        </w:rPr>
        <w:t> </w:t>
      </w:r>
    </w:p>
    <w:p w14:paraId="56C01E82"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235F52B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spellingerror"/>
          <w:b/>
          <w:bCs/>
          <w:i/>
          <w:iCs/>
          <w:sz w:val="20"/>
          <w:szCs w:val="20"/>
        </w:rPr>
        <w:lastRenderedPageBreak/>
        <w:t>Fuzzer</w:t>
      </w:r>
      <w:r w:rsidRPr="007F04B8">
        <w:rPr>
          <w:rStyle w:val="normaltextrun"/>
          <w:sz w:val="20"/>
          <w:szCs w:val="20"/>
        </w:rPr>
        <w:t>: An external software mechanism that will be used by the system from the decision of the analyst in order to fuzz packets to generate different field values for a packet.</w:t>
      </w:r>
      <w:r w:rsidRPr="007F04B8">
        <w:rPr>
          <w:rStyle w:val="eop"/>
          <w:sz w:val="20"/>
          <w:szCs w:val="20"/>
        </w:rPr>
        <w:t> </w:t>
      </w:r>
    </w:p>
    <w:p w14:paraId="1AF623FC"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6FCF2FAB"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Enqueuing</w:t>
      </w:r>
      <w:r w:rsidRPr="007F04B8">
        <w:rPr>
          <w:rStyle w:val="normaltextrun"/>
          <w:i/>
          <w:iCs/>
          <w:sz w:val="20"/>
          <w:szCs w:val="20"/>
        </w:rPr>
        <w:t> </w:t>
      </w:r>
      <w:r w:rsidRPr="007F04B8">
        <w:rPr>
          <w:rStyle w:val="normaltextrun"/>
          <w:b/>
          <w:bCs/>
          <w:i/>
          <w:iCs/>
          <w:sz w:val="20"/>
          <w:szCs w:val="20"/>
        </w:rPr>
        <w:t>Tool</w:t>
      </w:r>
      <w:r w:rsidRPr="007F04B8">
        <w:rPr>
          <w:rStyle w:val="normaltextrun"/>
          <w:sz w:val="20"/>
          <w:szCs w:val="20"/>
        </w:rPr>
        <w:t>: An external backend software mechanism that will be used by the system from the decision of the analyst to queue packets within the system.</w:t>
      </w:r>
      <w:r w:rsidRPr="007F04B8">
        <w:rPr>
          <w:rStyle w:val="eop"/>
          <w:sz w:val="20"/>
          <w:szCs w:val="20"/>
        </w:rPr>
        <w:t> </w:t>
      </w:r>
    </w:p>
    <w:p w14:paraId="7A64AB01"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0301372F"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sz w:val="20"/>
          <w:szCs w:val="20"/>
        </w:rPr>
        <w:t>Network Sniffer</w:t>
      </w:r>
      <w:r w:rsidRPr="007F04B8">
        <w:rPr>
          <w:rStyle w:val="normaltextrun"/>
          <w:sz w:val="20"/>
          <w:szCs w:val="20"/>
        </w:rPr>
        <w:t>: An external software mechanism that will be used by the system to intercept packets from the network traffic in order to be analyzed. </w:t>
      </w:r>
      <w:r w:rsidRPr="007F04B8">
        <w:rPr>
          <w:rStyle w:val="eop"/>
          <w:sz w:val="20"/>
          <w:szCs w:val="20"/>
        </w:rPr>
        <w:t> </w:t>
      </w:r>
    </w:p>
    <w:p w14:paraId="60AEB640"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2992AD97"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2"/>
          <w:szCs w:val="22"/>
        </w:rPr>
      </w:pPr>
      <w:r w:rsidRPr="007F04B8">
        <w:rPr>
          <w:rStyle w:val="normaltextrun"/>
          <w:b/>
          <w:bCs/>
          <w:i/>
          <w:iCs/>
          <w:sz w:val="20"/>
          <w:szCs w:val="20"/>
        </w:rPr>
        <w:t>Packet</w:t>
      </w:r>
      <w:r w:rsidRPr="007F04B8">
        <w:rPr>
          <w:rStyle w:val="normaltextrun"/>
          <w:i/>
          <w:iCs/>
          <w:sz w:val="20"/>
          <w:szCs w:val="20"/>
        </w:rPr>
        <w:t> </w:t>
      </w:r>
      <w:r w:rsidRPr="007F04B8">
        <w:rPr>
          <w:rStyle w:val="normaltextrun"/>
          <w:b/>
          <w:bCs/>
          <w:i/>
          <w:iCs/>
          <w:sz w:val="20"/>
          <w:szCs w:val="20"/>
        </w:rPr>
        <w:t>Filter</w:t>
      </w:r>
      <w:r w:rsidRPr="007F04B8">
        <w:rPr>
          <w:rStyle w:val="normaltextrun"/>
          <w:sz w:val="20"/>
          <w:szCs w:val="20"/>
        </w:rPr>
        <w:t>: An external software mechanism that will be used by the system to filter network traffic to intercept certain packets only.</w:t>
      </w:r>
      <w:r w:rsidRPr="007F04B8">
        <w:rPr>
          <w:rStyle w:val="eop"/>
          <w:sz w:val="22"/>
          <w:szCs w:val="22"/>
        </w:rPr>
        <w:t> </w:t>
      </w:r>
    </w:p>
    <w:p w14:paraId="7B1A3964"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2"/>
          <w:szCs w:val="22"/>
        </w:rPr>
      </w:pPr>
      <w:r w:rsidRPr="007F04B8">
        <w:rPr>
          <w:rStyle w:val="eop"/>
          <w:sz w:val="22"/>
          <w:szCs w:val="22"/>
        </w:rPr>
        <w:t> </w:t>
      </w:r>
    </w:p>
    <w:p w14:paraId="3818B2BB"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normaltextrun"/>
          <w:b/>
          <w:bCs/>
          <w:sz w:val="22"/>
          <w:szCs w:val="22"/>
        </w:rPr>
        <w:t>Use Cases:</w:t>
      </w:r>
      <w:r w:rsidRPr="007F04B8">
        <w:rPr>
          <w:rStyle w:val="eop"/>
          <w:sz w:val="22"/>
          <w:szCs w:val="22"/>
        </w:rPr>
        <w:t> </w:t>
      </w:r>
    </w:p>
    <w:p w14:paraId="268D7E16" w14:textId="77777777" w:rsidR="007F04B8" w:rsidRPr="007F04B8" w:rsidRDefault="007F04B8" w:rsidP="007F04B8">
      <w:pPr>
        <w:pStyle w:val="paragraph0"/>
        <w:spacing w:before="0" w:beforeAutospacing="0" w:after="0" w:afterAutospacing="0"/>
        <w:textAlignment w:val="baseline"/>
        <w:rPr>
          <w:rFonts w:ascii="Segoe UI" w:hAnsi="Segoe UI" w:cs="Segoe UI"/>
          <w:sz w:val="22"/>
          <w:szCs w:val="22"/>
        </w:rPr>
      </w:pPr>
      <w:r w:rsidRPr="007F04B8">
        <w:rPr>
          <w:rStyle w:val="eop"/>
          <w:sz w:val="22"/>
          <w:szCs w:val="22"/>
        </w:rPr>
        <w:t> </w:t>
      </w:r>
    </w:p>
    <w:p w14:paraId="1D2AD6C7"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normaltextrun"/>
          <w:color w:val="000000"/>
          <w:sz w:val="20"/>
          <w:szCs w:val="20"/>
        </w:rPr>
        <w:t>The main features of the system can be simplified into 2 main features, in which the first main feature is about intercepting packets from the network traffic. The second main feature is the ability to modify packets. Breaking these 2 main features down a bit, the intercepting feature includes sub features that assist in helping to intercept packets, such as set proxy settings, setting filters to intercept specific packets, applying hooks to packets, and being able to view and queue intercepted packets within the interface of the system. For modifying packets, sub features such as being able to view different formats of a dissected packet, manually changing the values of fields within a packet, fuzzing a packet, sending or dropping a packet, and being able save and load PCAP files. Some features were not modeled as use cases since they can be considered steps or atomic actions.</w:t>
      </w:r>
      <w:r w:rsidRPr="007F04B8">
        <w:rPr>
          <w:rStyle w:val="eop"/>
          <w:sz w:val="20"/>
          <w:szCs w:val="20"/>
        </w:rPr>
        <w:t> </w:t>
      </w:r>
    </w:p>
    <w:p w14:paraId="0F7E6065" w14:textId="77777777" w:rsidR="007F04B8" w:rsidRPr="007F04B8" w:rsidRDefault="007F04B8" w:rsidP="007F04B8">
      <w:pPr>
        <w:pStyle w:val="paragraph0"/>
        <w:spacing w:before="0" w:beforeAutospacing="0" w:after="0" w:afterAutospacing="0"/>
        <w:textAlignment w:val="baseline"/>
        <w:rPr>
          <w:rFonts w:ascii="Segoe UI" w:hAnsi="Segoe UI" w:cs="Segoe UI"/>
          <w:sz w:val="20"/>
          <w:szCs w:val="20"/>
        </w:rPr>
      </w:pPr>
      <w:r w:rsidRPr="007F04B8">
        <w:rPr>
          <w:rStyle w:val="eop"/>
          <w:sz w:val="20"/>
          <w:szCs w:val="20"/>
        </w:rPr>
        <w:t> </w:t>
      </w:r>
    </w:p>
    <w:p w14:paraId="7E44BCD5"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Intercept Packet</w:t>
      </w:r>
      <w:r w:rsidRPr="007F04B8">
        <w:rPr>
          <w:rStyle w:val="normaltextrun"/>
          <w:color w:val="000000"/>
          <w:sz w:val="20"/>
          <w:szCs w:val="20"/>
        </w:rPr>
        <w:t>: A required feature or function that needs to be able to allow the analyst to toggle on to intercept packets.</w:t>
      </w:r>
      <w:r w:rsidRPr="007F04B8">
        <w:rPr>
          <w:rStyle w:val="eop"/>
          <w:sz w:val="20"/>
          <w:szCs w:val="20"/>
        </w:rPr>
        <w:t> </w:t>
      </w:r>
    </w:p>
    <w:p w14:paraId="2E0D35C9"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BD523FB"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Set Proxy Setting</w:t>
      </w:r>
      <w:r w:rsidRPr="007F04B8">
        <w:rPr>
          <w:rStyle w:val="normaltextrun"/>
          <w:color w:val="000000"/>
          <w:sz w:val="20"/>
          <w:szCs w:val="20"/>
        </w:rPr>
        <w:t>: A required feature or function that needs to be able to allow the analyst to toggle on iptables to allow the system to intercept packets. </w:t>
      </w:r>
      <w:r w:rsidRPr="007F04B8">
        <w:rPr>
          <w:rStyle w:val="eop"/>
          <w:sz w:val="20"/>
          <w:szCs w:val="20"/>
        </w:rPr>
        <w:t> </w:t>
      </w:r>
    </w:p>
    <w:p w14:paraId="4AD2245B"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7AC99E88"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Manage Hooks</w:t>
      </w:r>
      <w:r w:rsidRPr="007F04B8">
        <w:rPr>
          <w:rStyle w:val="normaltextrun"/>
          <w:color w:val="000000"/>
          <w:sz w:val="20"/>
          <w:szCs w:val="20"/>
        </w:rPr>
        <w:t>: A required feature or function that needs to be able allow the analyst to load hooks, save hooks into collections, and delete hooks. </w:t>
      </w:r>
      <w:r w:rsidRPr="007F04B8">
        <w:rPr>
          <w:rStyle w:val="eop"/>
          <w:sz w:val="20"/>
          <w:szCs w:val="20"/>
        </w:rPr>
        <w:t> </w:t>
      </w:r>
    </w:p>
    <w:p w14:paraId="23D3C1B1"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0DBA6790"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View Packets</w:t>
      </w:r>
      <w:r w:rsidRPr="007F04B8">
        <w:rPr>
          <w:rStyle w:val="normaltextrun"/>
          <w:color w:val="000000"/>
          <w:sz w:val="20"/>
          <w:szCs w:val="20"/>
        </w:rPr>
        <w:t>: A required feature or function that needs to be able allow the analyst to view intercepted packets and interact with the packets.</w:t>
      </w:r>
      <w:r w:rsidRPr="007F04B8">
        <w:rPr>
          <w:rStyle w:val="eop"/>
          <w:sz w:val="20"/>
          <w:szCs w:val="20"/>
        </w:rPr>
        <w:t> </w:t>
      </w:r>
    </w:p>
    <w:p w14:paraId="4323C4FF"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E4941A1"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Modify Packets</w:t>
      </w:r>
      <w:r w:rsidRPr="007F04B8">
        <w:rPr>
          <w:rStyle w:val="normaltextrun"/>
          <w:color w:val="000000"/>
          <w:sz w:val="20"/>
          <w:szCs w:val="20"/>
        </w:rPr>
        <w:t>: A required feature or function that needs to be able to allow the analyst to modify packets that are either intercepted or loaded as in a PCAP file. </w:t>
      </w:r>
      <w:r w:rsidRPr="007F04B8">
        <w:rPr>
          <w:rStyle w:val="eop"/>
          <w:sz w:val="20"/>
          <w:szCs w:val="20"/>
        </w:rPr>
        <w:t> </w:t>
      </w:r>
    </w:p>
    <w:p w14:paraId="6B6792E7"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7F7BAAD0"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Fuzz Packet</w:t>
      </w:r>
      <w:r w:rsidRPr="007F04B8">
        <w:rPr>
          <w:rStyle w:val="normaltextrun"/>
          <w:color w:val="000000"/>
          <w:sz w:val="20"/>
          <w:szCs w:val="20"/>
        </w:rPr>
        <w:t>: A required feature or function that needs to be able allow the analyst to fuzz packets that are either intercepted or loaded as in a PCAP file.</w:t>
      </w:r>
      <w:r w:rsidRPr="007F04B8">
        <w:rPr>
          <w:rStyle w:val="eop"/>
          <w:sz w:val="20"/>
          <w:szCs w:val="20"/>
        </w:rPr>
        <w:t> </w:t>
      </w:r>
    </w:p>
    <w:p w14:paraId="4654FA5A" w14:textId="77777777" w:rsidR="007F04B8" w:rsidRPr="007F04B8" w:rsidRDefault="007F04B8" w:rsidP="007F04B8">
      <w:pPr>
        <w:pStyle w:val="paragraph0"/>
        <w:spacing w:before="0" w:beforeAutospacing="0" w:after="0" w:afterAutospacing="0"/>
        <w:ind w:firstLine="720"/>
        <w:textAlignment w:val="baseline"/>
        <w:rPr>
          <w:rFonts w:ascii="Segoe UI" w:hAnsi="Segoe UI" w:cs="Segoe UI"/>
          <w:sz w:val="20"/>
          <w:szCs w:val="20"/>
        </w:rPr>
      </w:pPr>
      <w:r w:rsidRPr="007F04B8">
        <w:rPr>
          <w:rStyle w:val="eop"/>
          <w:sz w:val="20"/>
          <w:szCs w:val="20"/>
        </w:rPr>
        <w:t> </w:t>
      </w:r>
    </w:p>
    <w:p w14:paraId="45153439" w14:textId="77777777" w:rsidR="007F04B8" w:rsidRPr="007F04B8" w:rsidRDefault="007F04B8" w:rsidP="007F04B8">
      <w:pPr>
        <w:pStyle w:val="paragraph0"/>
        <w:spacing w:before="0" w:beforeAutospacing="0" w:after="0" w:afterAutospacing="0"/>
        <w:ind w:left="720"/>
        <w:textAlignment w:val="baseline"/>
        <w:rPr>
          <w:rFonts w:ascii="Segoe UI" w:hAnsi="Segoe UI" w:cs="Segoe UI"/>
          <w:sz w:val="20"/>
          <w:szCs w:val="20"/>
        </w:rPr>
      </w:pPr>
      <w:r w:rsidRPr="007F04B8">
        <w:rPr>
          <w:rStyle w:val="normaltextrun"/>
          <w:b/>
          <w:bCs/>
          <w:i/>
          <w:iCs/>
          <w:color w:val="000000"/>
          <w:sz w:val="20"/>
          <w:szCs w:val="20"/>
        </w:rPr>
        <w:t>Send Packets</w:t>
      </w:r>
      <w:r w:rsidRPr="007F04B8">
        <w:rPr>
          <w:rStyle w:val="normaltextrun"/>
          <w:color w:val="000000"/>
          <w:sz w:val="20"/>
          <w:szCs w:val="20"/>
        </w:rPr>
        <w:t>: A required feature or function that needs to be able to allow the analyst to forward packets from the system to their destinations.</w:t>
      </w:r>
    </w:p>
    <w:p w14:paraId="59814D44" w14:textId="77777777" w:rsidR="00EA4973" w:rsidRPr="00E32EDB" w:rsidRDefault="00EA4973" w:rsidP="00E32EDB">
      <w:pPr>
        <w:pStyle w:val="paragraph0"/>
        <w:spacing w:before="0" w:beforeAutospacing="0" w:after="0" w:afterAutospacing="0"/>
        <w:ind w:firstLine="720"/>
        <w:jc w:val="both"/>
        <w:textAlignment w:val="baseline"/>
        <w:rPr>
          <w:rFonts w:ascii="Segoe UI" w:hAnsi="Segoe UI" w:cs="Segoe UI"/>
          <w:sz w:val="18"/>
          <w:szCs w:val="18"/>
        </w:rPr>
      </w:pPr>
    </w:p>
    <w:p w14:paraId="507E0C62" w14:textId="77777777" w:rsidR="00EA4973" w:rsidRDefault="00EA4973">
      <w:pPr>
        <w:pStyle w:val="Heading2"/>
      </w:pPr>
      <w:bookmarkStart w:id="78" w:name="_Toc425134240"/>
      <w:bookmarkStart w:id="79" w:name="_Toc461626778"/>
      <w:bookmarkStart w:id="80" w:name="_Toc464031948"/>
      <w:bookmarkStart w:id="81" w:name="_Toc464822060"/>
      <w:bookmarkStart w:id="82" w:name="_Toc529618096"/>
      <w:r>
        <w:t>User Characteristics</w:t>
      </w:r>
      <w:bookmarkEnd w:id="78"/>
      <w:bookmarkEnd w:id="79"/>
      <w:bookmarkEnd w:id="80"/>
      <w:bookmarkEnd w:id="81"/>
      <w:bookmarkEnd w:id="82"/>
    </w:p>
    <w:p w14:paraId="0EADEDE9" w14:textId="77777777" w:rsidR="00C96579" w:rsidRDefault="00C96579" w:rsidP="00C96579">
      <w:pPr>
        <w:pStyle w:val="paragraph0"/>
        <w:spacing w:before="0" w:beforeAutospacing="0" w:after="0" w:afterAutospacing="0"/>
        <w:textAlignment w:val="baseline"/>
        <w:rPr>
          <w:rFonts w:ascii="Segoe UI" w:hAnsi="Segoe UI" w:cs="Segoe UI"/>
          <w:sz w:val="18"/>
          <w:szCs w:val="18"/>
        </w:rPr>
      </w:pPr>
      <w:commentRangeStart w:id="83"/>
      <w:r>
        <w:rPr>
          <w:rStyle w:val="normaltextrun"/>
          <w:sz w:val="20"/>
          <w:szCs w:val="20"/>
        </w:rPr>
        <w:t>The user of the system is going to be assumed to be an intermediate to expert analyst of Network Security Systems. </w:t>
      </w:r>
      <w:r>
        <w:rPr>
          <w:rStyle w:val="eop"/>
          <w:sz w:val="20"/>
          <w:szCs w:val="20"/>
        </w:rPr>
        <w:t> </w:t>
      </w:r>
      <w:commentRangeEnd w:id="83"/>
      <w:r w:rsidR="00E562F7">
        <w:rPr>
          <w:rStyle w:val="CommentReference"/>
        </w:rPr>
        <w:commentReference w:id="83"/>
      </w:r>
    </w:p>
    <w:p w14:paraId="418CC31C" w14:textId="77777777" w:rsidR="00C96579" w:rsidRDefault="00C96579" w:rsidP="00C96579">
      <w:pPr>
        <w:pStyle w:val="paragraph0"/>
        <w:spacing w:before="0" w:beforeAutospacing="0" w:after="0" w:afterAutospacing="0"/>
        <w:ind w:firstLine="720"/>
        <w:textAlignment w:val="baseline"/>
        <w:rPr>
          <w:rFonts w:ascii="Segoe UI" w:hAnsi="Segoe UI" w:cs="Segoe UI"/>
          <w:sz w:val="18"/>
          <w:szCs w:val="18"/>
        </w:rPr>
      </w:pPr>
      <w:r>
        <w:rPr>
          <w:rStyle w:val="normaltextrun"/>
          <w:sz w:val="20"/>
          <w:szCs w:val="20"/>
        </w:rPr>
        <w:t>Intermediate User: This user would have a background in Computer Science with a few years of experience in networking technologies [3] and have an understanding on how nodes communicate. The user also should have some technical use of tools used in Networking such as </w:t>
      </w:r>
      <w:proofErr w:type="spellStart"/>
      <w:r>
        <w:rPr>
          <w:rStyle w:val="spellingerror"/>
          <w:sz w:val="20"/>
          <w:szCs w:val="20"/>
        </w:rPr>
        <w:t>WireShark</w:t>
      </w:r>
      <w:proofErr w:type="spellEnd"/>
      <w:r>
        <w:rPr>
          <w:rStyle w:val="normaltextrun"/>
          <w:sz w:val="20"/>
          <w:szCs w:val="20"/>
        </w:rPr>
        <w:t>, </w:t>
      </w:r>
      <w:proofErr w:type="spellStart"/>
      <w:r>
        <w:rPr>
          <w:rStyle w:val="spellingerror"/>
          <w:sz w:val="20"/>
          <w:szCs w:val="20"/>
        </w:rPr>
        <w:t>tcpdump</w:t>
      </w:r>
      <w:proofErr w:type="spellEnd"/>
      <w:r>
        <w:rPr>
          <w:rStyle w:val="normaltextrun"/>
          <w:sz w:val="20"/>
          <w:szCs w:val="20"/>
        </w:rPr>
        <w:t xml:space="preserve">, etc. This user should be able to do all basic functions that relate to filtering packets, interpreting python hook at a decent level, and the basics of dissecting packets and interpreting the basic structure of common packets. This user should be using a modern laptop [1]. This user should be using this system to analyze packets that are being </w:t>
      </w:r>
      <w:r>
        <w:rPr>
          <w:rStyle w:val="normaltextrun"/>
          <w:sz w:val="20"/>
          <w:szCs w:val="20"/>
        </w:rPr>
        <w:lastRenderedPageBreak/>
        <w:t>communicated between systems for basic security testing of a Network Communication System [1] by getting between a communicating node with another while traffic is live.</w:t>
      </w:r>
      <w:r>
        <w:rPr>
          <w:rStyle w:val="eop"/>
          <w:sz w:val="20"/>
          <w:szCs w:val="20"/>
        </w:rPr>
        <w:t> </w:t>
      </w:r>
    </w:p>
    <w:p w14:paraId="5025DD3E" w14:textId="77777777" w:rsidR="00EA4973" w:rsidRDefault="00C96579" w:rsidP="00C96579">
      <w:pPr>
        <w:pStyle w:val="paragraph0"/>
        <w:spacing w:before="0" w:beforeAutospacing="0" w:after="0" w:afterAutospacing="0"/>
        <w:ind w:firstLine="720"/>
        <w:jc w:val="both"/>
        <w:textAlignment w:val="baseline"/>
      </w:pPr>
      <w:r>
        <w:rPr>
          <w:rStyle w:val="normaltextrun"/>
          <w:sz w:val="20"/>
          <w:szCs w:val="20"/>
        </w:rPr>
        <w:t>Expert User: This user would have a background in Computer Science, with a M.S. or Ph.D., with a lot of experience in Cybersecurity in testing network systems, such as evaluating and identifying weaknesses that exist in communications systems. This user is proficient in using all common security tools such as using a dissector and are able can write their own. This user can specify different protocols and what is required for the connection to take place. [3] This user will be using this system for Security Testing in Network Systems that will be changing and sending packets to test for vulnerabilities in a Network System [2] by getting between a communicating node with another while traffic is live [3].</w:t>
      </w:r>
    </w:p>
    <w:p w14:paraId="57A565B8" w14:textId="77777777" w:rsidR="00EA4973" w:rsidRDefault="00EA4973">
      <w:pPr>
        <w:pStyle w:val="Heading2"/>
      </w:pPr>
      <w:bookmarkStart w:id="84" w:name="_Toc425134241"/>
      <w:bookmarkStart w:id="85" w:name="_Toc461626779"/>
      <w:bookmarkStart w:id="86" w:name="_Toc464031949"/>
      <w:bookmarkStart w:id="87" w:name="_Toc464822061"/>
      <w:bookmarkStart w:id="88" w:name="_Toc529618097"/>
      <w:r>
        <w:t>General Constraints</w:t>
      </w:r>
      <w:bookmarkEnd w:id="84"/>
      <w:bookmarkEnd w:id="85"/>
      <w:bookmarkEnd w:id="86"/>
      <w:bookmarkEnd w:id="87"/>
      <w:bookmarkEnd w:id="88"/>
    </w:p>
    <w:p w14:paraId="7F3C27A5" w14:textId="77777777" w:rsidR="00C96579" w:rsidRDefault="00C96579" w:rsidP="00C96579">
      <w:pPr>
        <w:pStyle w:val="paragraph0"/>
        <w:spacing w:before="0" w:beforeAutospacing="0" w:after="0" w:afterAutospacing="0"/>
        <w:textAlignment w:val="baseline"/>
        <w:rPr>
          <w:rFonts w:ascii="Segoe UI" w:hAnsi="Segoe UI" w:cs="Segoe UI"/>
          <w:sz w:val="18"/>
          <w:szCs w:val="18"/>
        </w:rPr>
      </w:pPr>
    </w:p>
    <w:p w14:paraId="41C9E30C" w14:textId="77777777" w:rsidR="00C96579"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development team is constrained to only about two semesters of the school year</w:t>
      </w:r>
      <w:r>
        <w:rPr>
          <w:rStyle w:val="eop"/>
          <w:sz w:val="20"/>
          <w:szCs w:val="20"/>
        </w:rPr>
        <w:t> </w:t>
      </w:r>
    </w:p>
    <w:p w14:paraId="791811CE" w14:textId="77777777" w:rsidR="00C96579"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system will be running on Kali Linux [3]. </w:t>
      </w:r>
      <w:r>
        <w:rPr>
          <w:rStyle w:val="eop"/>
          <w:sz w:val="20"/>
          <w:szCs w:val="20"/>
        </w:rPr>
        <w:t> </w:t>
      </w:r>
    </w:p>
    <w:p w14:paraId="2B7012DC" w14:textId="77777777" w:rsidR="00377804" w:rsidRPr="00377804" w:rsidRDefault="00C96579" w:rsidP="007F04B8">
      <w:pPr>
        <w:pStyle w:val="paragraph0"/>
        <w:numPr>
          <w:ilvl w:val="0"/>
          <w:numId w:val="20"/>
        </w:numPr>
        <w:spacing w:before="0" w:beforeAutospacing="0" w:after="0" w:afterAutospacing="0"/>
        <w:ind w:left="360" w:firstLine="0"/>
        <w:textAlignment w:val="baseline"/>
      </w:pPr>
      <w:r>
        <w:rPr>
          <w:rStyle w:val="normaltextrun"/>
          <w:sz w:val="20"/>
          <w:szCs w:val="20"/>
        </w:rPr>
        <w:t>The limitations of the hardware are that we assume that we are using a modern laptop [2].</w:t>
      </w:r>
      <w:r>
        <w:rPr>
          <w:rStyle w:val="eop"/>
          <w:sz w:val="20"/>
          <w:szCs w:val="20"/>
        </w:rPr>
        <w:t> </w:t>
      </w:r>
      <w:r w:rsidR="00377804" w:rsidRPr="00377804">
        <w:rPr>
          <w:sz w:val="20"/>
          <w:szCs w:val="20"/>
        </w:rPr>
        <w:t xml:space="preserve"> </w:t>
      </w:r>
    </w:p>
    <w:p w14:paraId="059041B1" w14:textId="77777777" w:rsidR="00377804" w:rsidRPr="00377804" w:rsidRDefault="00377804" w:rsidP="009036B3">
      <w:pPr>
        <w:pStyle w:val="paragraph0"/>
        <w:numPr>
          <w:ilvl w:val="0"/>
          <w:numId w:val="20"/>
        </w:numPr>
        <w:spacing w:before="0" w:beforeAutospacing="0" w:after="0" w:afterAutospacing="0"/>
        <w:textAlignment w:val="baseline"/>
        <w:rPr>
          <w:sz w:val="20"/>
          <w:szCs w:val="20"/>
        </w:rPr>
      </w:pPr>
      <w:r>
        <w:rPr>
          <w:rStyle w:val="normaltextrun"/>
          <w:sz w:val="20"/>
          <w:szCs w:val="20"/>
        </w:rPr>
        <w:t>The dissector can handle encrypted packets [3]</w:t>
      </w:r>
      <w:r>
        <w:rPr>
          <w:rStyle w:val="eop"/>
          <w:sz w:val="20"/>
          <w:szCs w:val="20"/>
        </w:rPr>
        <w:t> </w:t>
      </w:r>
    </w:p>
    <w:p w14:paraId="0A34C685" w14:textId="77777777" w:rsidR="00EA4973" w:rsidRDefault="00EA4973">
      <w:pPr>
        <w:pStyle w:val="Heading2"/>
      </w:pPr>
      <w:bookmarkStart w:id="89" w:name="_Toc425134242"/>
      <w:bookmarkStart w:id="90" w:name="_Toc461626780"/>
      <w:bookmarkStart w:id="91" w:name="_Toc464031950"/>
      <w:bookmarkStart w:id="92" w:name="_Toc464822062"/>
      <w:bookmarkStart w:id="93" w:name="_Toc529618098"/>
      <w:r>
        <w:t>Assumptions and Dependencies</w:t>
      </w:r>
      <w:bookmarkEnd w:id="89"/>
      <w:bookmarkEnd w:id="90"/>
      <w:bookmarkEnd w:id="91"/>
      <w:bookmarkEnd w:id="92"/>
      <w:bookmarkEnd w:id="93"/>
    </w:p>
    <w:p w14:paraId="25B09E08" w14:textId="77777777" w:rsidR="007F04B8" w:rsidRDefault="007F04B8" w:rsidP="007F04B8">
      <w:pPr>
        <w:pStyle w:val="paragraph0"/>
        <w:spacing w:before="0" w:beforeAutospacing="0" w:after="0" w:afterAutospacing="0"/>
        <w:ind w:firstLine="360"/>
        <w:jc w:val="both"/>
        <w:textAlignment w:val="baseline"/>
        <w:rPr>
          <w:rFonts w:ascii="Segoe UI" w:hAnsi="Segoe UI" w:cs="Segoe UI"/>
          <w:sz w:val="18"/>
          <w:szCs w:val="18"/>
        </w:rPr>
      </w:pPr>
      <w:r>
        <w:rPr>
          <w:rStyle w:val="normaltextrun"/>
          <w:sz w:val="20"/>
          <w:szCs w:val="20"/>
        </w:rPr>
        <w:t> </w:t>
      </w:r>
      <w:r>
        <w:rPr>
          <w:rStyle w:val="eop"/>
          <w:sz w:val="20"/>
          <w:szCs w:val="20"/>
        </w:rPr>
        <w:t> </w:t>
      </w:r>
    </w:p>
    <w:p w14:paraId="03AB57DA"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The hardware will have a functioning network card that can receive packets </w:t>
      </w:r>
      <w:r>
        <w:rPr>
          <w:rStyle w:val="eop"/>
          <w:sz w:val="20"/>
          <w:szCs w:val="20"/>
        </w:rPr>
        <w:t> </w:t>
      </w:r>
    </w:p>
    <w:p w14:paraId="5F55E97C"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The system will interact with AFL for fuzzing to interact with our system </w:t>
      </w:r>
      <w:r>
        <w:rPr>
          <w:rStyle w:val="eop"/>
          <w:sz w:val="20"/>
          <w:szCs w:val="20"/>
        </w:rPr>
        <w:t> </w:t>
      </w:r>
    </w:p>
    <w:p w14:paraId="7DEB2916"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This system will interact with ARL Hooks</w:t>
      </w:r>
      <w:r>
        <w:rPr>
          <w:rStyle w:val="eop"/>
          <w:sz w:val="20"/>
          <w:szCs w:val="20"/>
        </w:rPr>
        <w:t> </w:t>
      </w:r>
    </w:p>
    <w:p w14:paraId="4194388A" w14:textId="77777777" w:rsidR="007F04B8" w:rsidRDefault="007F04B8" w:rsidP="00F73267">
      <w:pPr>
        <w:pStyle w:val="paragraph0"/>
        <w:numPr>
          <w:ilvl w:val="0"/>
          <w:numId w:val="74"/>
        </w:numPr>
        <w:spacing w:before="0" w:beforeAutospacing="0" w:after="0" w:afterAutospacing="0"/>
        <w:ind w:left="360" w:firstLine="0"/>
        <w:jc w:val="both"/>
        <w:textAlignment w:val="baseline"/>
        <w:rPr>
          <w:sz w:val="20"/>
          <w:szCs w:val="20"/>
        </w:rPr>
      </w:pPr>
      <w:r>
        <w:rPr>
          <w:rStyle w:val="normaltextrun"/>
          <w:sz w:val="20"/>
          <w:szCs w:val="20"/>
        </w:rPr>
        <w:t>Written in Python [3] </w:t>
      </w:r>
      <w:r>
        <w:rPr>
          <w:rStyle w:val="eop"/>
          <w:sz w:val="20"/>
          <w:szCs w:val="20"/>
        </w:rPr>
        <w:t> </w:t>
      </w:r>
    </w:p>
    <w:p w14:paraId="6E49D03C"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Hooks that are for encrypted packets [3] </w:t>
      </w:r>
      <w:r>
        <w:rPr>
          <w:rStyle w:val="eop"/>
          <w:sz w:val="20"/>
          <w:szCs w:val="20"/>
        </w:rPr>
        <w:t> </w:t>
      </w:r>
    </w:p>
    <w:p w14:paraId="20C6804A"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Hooks that trigger for certain conditions met by the filter [3] </w:t>
      </w:r>
      <w:r>
        <w:rPr>
          <w:rStyle w:val="eop"/>
          <w:sz w:val="20"/>
          <w:szCs w:val="20"/>
        </w:rPr>
        <w:t> </w:t>
      </w:r>
    </w:p>
    <w:p w14:paraId="7A345F56" w14:textId="77777777" w:rsidR="007F04B8" w:rsidRDefault="007F04B8" w:rsidP="00F73267">
      <w:pPr>
        <w:pStyle w:val="paragraph0"/>
        <w:numPr>
          <w:ilvl w:val="0"/>
          <w:numId w:val="75"/>
        </w:numPr>
        <w:spacing w:before="0" w:beforeAutospacing="0" w:after="0" w:afterAutospacing="0"/>
        <w:ind w:left="360" w:firstLine="0"/>
        <w:jc w:val="both"/>
        <w:textAlignment w:val="baseline"/>
        <w:rPr>
          <w:sz w:val="20"/>
          <w:szCs w:val="20"/>
        </w:rPr>
      </w:pPr>
      <w:r>
        <w:rPr>
          <w:rStyle w:val="normaltextrun"/>
          <w:sz w:val="20"/>
          <w:szCs w:val="20"/>
        </w:rPr>
        <w:t>This system will depend ARL having a dissector to use from the following: </w:t>
      </w:r>
      <w:r>
        <w:rPr>
          <w:rStyle w:val="eop"/>
          <w:sz w:val="20"/>
          <w:szCs w:val="20"/>
        </w:rPr>
        <w:t> </w:t>
      </w:r>
    </w:p>
    <w:p w14:paraId="463A58E2" w14:textId="77777777" w:rsidR="007F04B8" w:rsidRDefault="007F04B8" w:rsidP="00F73267">
      <w:pPr>
        <w:pStyle w:val="paragraph0"/>
        <w:numPr>
          <w:ilvl w:val="0"/>
          <w:numId w:val="76"/>
        </w:numPr>
        <w:spacing w:before="0" w:beforeAutospacing="0" w:after="0" w:afterAutospacing="0"/>
        <w:ind w:left="1080" w:firstLine="0"/>
        <w:jc w:val="both"/>
        <w:textAlignment w:val="baseline"/>
        <w:rPr>
          <w:sz w:val="20"/>
          <w:szCs w:val="20"/>
        </w:rPr>
      </w:pPr>
      <w:r>
        <w:rPr>
          <w:rStyle w:val="normaltextrun"/>
          <w:sz w:val="20"/>
          <w:szCs w:val="20"/>
        </w:rPr>
        <w:t>Wireshark [3] </w:t>
      </w:r>
      <w:r>
        <w:rPr>
          <w:rStyle w:val="eop"/>
          <w:sz w:val="20"/>
          <w:szCs w:val="20"/>
        </w:rPr>
        <w:t> </w:t>
      </w:r>
    </w:p>
    <w:p w14:paraId="4770ACA5" w14:textId="77777777" w:rsidR="007F04B8" w:rsidRDefault="007F04B8" w:rsidP="00F73267">
      <w:pPr>
        <w:pStyle w:val="paragraph0"/>
        <w:numPr>
          <w:ilvl w:val="0"/>
          <w:numId w:val="77"/>
        </w:numPr>
        <w:spacing w:before="0" w:beforeAutospacing="0" w:after="0" w:afterAutospacing="0"/>
        <w:ind w:left="1080" w:firstLine="0"/>
        <w:jc w:val="both"/>
        <w:textAlignment w:val="baseline"/>
        <w:rPr>
          <w:sz w:val="20"/>
          <w:szCs w:val="20"/>
        </w:rPr>
      </w:pPr>
      <w:r>
        <w:rPr>
          <w:rStyle w:val="spellingerror"/>
          <w:sz w:val="20"/>
          <w:szCs w:val="20"/>
        </w:rPr>
        <w:t>Scapy</w:t>
      </w:r>
      <w:r>
        <w:rPr>
          <w:rStyle w:val="normaltextrun"/>
          <w:sz w:val="20"/>
          <w:szCs w:val="20"/>
        </w:rPr>
        <w:t> [3] </w:t>
      </w:r>
      <w:r>
        <w:rPr>
          <w:rStyle w:val="eop"/>
          <w:sz w:val="20"/>
          <w:szCs w:val="20"/>
        </w:rPr>
        <w:t> </w:t>
      </w:r>
    </w:p>
    <w:p w14:paraId="489C07EA" w14:textId="77777777" w:rsidR="007F04B8" w:rsidRDefault="007F04B8" w:rsidP="00F73267">
      <w:pPr>
        <w:pStyle w:val="paragraph0"/>
        <w:numPr>
          <w:ilvl w:val="0"/>
          <w:numId w:val="78"/>
        </w:numPr>
        <w:spacing w:before="0" w:beforeAutospacing="0" w:after="0" w:afterAutospacing="0"/>
        <w:ind w:left="360" w:firstLine="0"/>
        <w:jc w:val="both"/>
        <w:textAlignment w:val="baseline"/>
      </w:pPr>
      <w:r>
        <w:rPr>
          <w:rStyle w:val="normaltextrun"/>
          <w:sz w:val="20"/>
          <w:szCs w:val="20"/>
        </w:rPr>
        <w:t>The system will be interacting a packet </w:t>
      </w:r>
      <w:proofErr w:type="spellStart"/>
      <w:r>
        <w:rPr>
          <w:rStyle w:val="spellingerror"/>
          <w:sz w:val="20"/>
          <w:szCs w:val="20"/>
        </w:rPr>
        <w:t>replayer</w:t>
      </w:r>
      <w:proofErr w:type="spellEnd"/>
      <w:r>
        <w:rPr>
          <w:rStyle w:val="normaltextrun"/>
          <w:sz w:val="20"/>
          <w:szCs w:val="20"/>
        </w:rPr>
        <w:t> to forward packets from our system [3]</w:t>
      </w:r>
    </w:p>
    <w:p w14:paraId="24E86AE9" w14:textId="77777777" w:rsidR="001A3F0E" w:rsidRDefault="001A3F0E" w:rsidP="007F04B8">
      <w:pPr>
        <w:pStyle w:val="paragraph0"/>
        <w:spacing w:before="0" w:beforeAutospacing="0" w:after="0" w:afterAutospacing="0"/>
        <w:textAlignment w:val="baseline"/>
      </w:pPr>
    </w:p>
    <w:p w14:paraId="035A2A64" w14:textId="77777777" w:rsidR="00EA4973" w:rsidRDefault="00EA4973" w:rsidP="005F78D8">
      <w:pPr>
        <w:pStyle w:val="Heading1"/>
        <w:pageBreakBefore w:val="0"/>
      </w:pPr>
      <w:bookmarkStart w:id="94" w:name="_Toc425134243"/>
      <w:bookmarkStart w:id="95" w:name="_Toc461626781"/>
      <w:bookmarkStart w:id="96" w:name="_Toc464031951"/>
      <w:bookmarkStart w:id="97" w:name="_Toc464822063"/>
      <w:bookmarkStart w:id="98" w:name="_Toc529618099"/>
      <w:r>
        <w:t>Specific Requirements</w:t>
      </w:r>
      <w:bookmarkEnd w:id="94"/>
      <w:bookmarkEnd w:id="95"/>
      <w:bookmarkEnd w:id="96"/>
      <w:bookmarkEnd w:id="97"/>
      <w:bookmarkEnd w:id="98"/>
    </w:p>
    <w:p w14:paraId="3518E538" w14:textId="77777777" w:rsidR="00EA4973" w:rsidRDefault="00EA4973">
      <w:pPr>
        <w:pStyle w:val="Paragraph"/>
      </w:pPr>
      <w:r>
        <w:t>&lt;&lt; Provides detail that is sufficient to allow the design of a system that will satisfy the requirements. &gt;&gt;</w:t>
      </w:r>
    </w:p>
    <w:p w14:paraId="171E533D" w14:textId="77777777" w:rsidR="00EA4973" w:rsidRDefault="00EA4973">
      <w:pPr>
        <w:pStyle w:val="Heading2"/>
      </w:pPr>
      <w:bookmarkStart w:id="99" w:name="_Toc425134245"/>
      <w:bookmarkStart w:id="100" w:name="_Toc461626782"/>
      <w:bookmarkStart w:id="101" w:name="_Toc464031952"/>
      <w:bookmarkStart w:id="102" w:name="_Toc464822064"/>
      <w:bookmarkStart w:id="103" w:name="_Toc529618100"/>
      <w:r>
        <w:t>External Interface Requirements</w:t>
      </w:r>
      <w:bookmarkEnd w:id="99"/>
      <w:bookmarkEnd w:id="100"/>
      <w:bookmarkEnd w:id="101"/>
      <w:bookmarkEnd w:id="102"/>
      <w:bookmarkEnd w:id="103"/>
    </w:p>
    <w:p w14:paraId="016BFFFD" w14:textId="77777777" w:rsidR="00EA4973" w:rsidRDefault="00184DDE">
      <w:pPr>
        <w:pStyle w:val="Paragraph"/>
      </w:pPr>
      <w:r>
        <w:rPr>
          <w:rStyle w:val="normaltextrun"/>
          <w:color w:val="000000"/>
          <w:shd w:val="clear" w:color="auto" w:fill="FFFFFF"/>
        </w:rPr>
        <w:t>In this section, Team 5 will describe the requirements of the interfaces of our system. The section will have four subsections, User Interfaces, Hardware Interfaces, Software Interfaces, and Communication Interfaces. The specifications of requirements are all contained in the corresponding subsection. There may also be graphic representations of the interface(s) for the sake of clarity.</w:t>
      </w:r>
    </w:p>
    <w:p w14:paraId="27484290" w14:textId="77777777" w:rsidR="00EA4973" w:rsidRDefault="00EA4973">
      <w:pPr>
        <w:pStyle w:val="Heading3"/>
      </w:pPr>
      <w:bookmarkStart w:id="104" w:name="_Toc461626783"/>
      <w:bookmarkStart w:id="105" w:name="_Toc464031953"/>
      <w:bookmarkStart w:id="106" w:name="_Toc464822065"/>
      <w:bookmarkStart w:id="107" w:name="_Toc529618101"/>
      <w:r>
        <w:t>User Interfaces</w:t>
      </w:r>
      <w:bookmarkEnd w:id="104"/>
      <w:bookmarkEnd w:id="105"/>
      <w:bookmarkEnd w:id="106"/>
      <w:bookmarkEnd w:id="107"/>
    </w:p>
    <w:p w14:paraId="1A2E43E4" w14:textId="77777777" w:rsidR="00EA4973" w:rsidRDefault="00EA4973" w:rsidP="00184DDE">
      <w:pPr>
        <w:pStyle w:val="Paragraph"/>
      </w:pPr>
    </w:p>
    <w:p w14:paraId="7BEF3BEF" w14:textId="77777777" w:rsidR="00184DDE" w:rsidRDefault="00184DDE" w:rsidP="00F73267">
      <w:pPr>
        <w:pStyle w:val="paragraph0"/>
        <w:numPr>
          <w:ilvl w:val="0"/>
          <w:numId w:val="22"/>
        </w:numPr>
        <w:spacing w:before="0" w:beforeAutospacing="0" w:after="0" w:afterAutospacing="0"/>
        <w:jc w:val="both"/>
        <w:textAlignment w:val="baseline"/>
        <w:rPr>
          <w:rFonts w:ascii="Segoe UI" w:hAnsi="Segoe UI" w:cs="Segoe UI"/>
          <w:sz w:val="18"/>
          <w:szCs w:val="18"/>
        </w:rPr>
      </w:pPr>
      <w:r>
        <w:rPr>
          <w:rStyle w:val="normaltextrun"/>
          <w:color w:val="000000"/>
          <w:sz w:val="20"/>
          <w:szCs w:val="20"/>
        </w:rPr>
        <w:t>Each window shall disable any GUI elements that are not available for use under the current conditions of the system.</w:t>
      </w:r>
      <w:r>
        <w:rPr>
          <w:rStyle w:val="eop"/>
          <w:sz w:val="20"/>
          <w:szCs w:val="20"/>
        </w:rPr>
        <w:t> </w:t>
      </w:r>
    </w:p>
    <w:p w14:paraId="23DB2791" w14:textId="77777777" w:rsidR="00184DDE" w:rsidRDefault="00184DDE" w:rsidP="00F73267">
      <w:pPr>
        <w:pStyle w:val="paragraph0"/>
        <w:numPr>
          <w:ilvl w:val="0"/>
          <w:numId w:val="22"/>
        </w:numPr>
        <w:spacing w:before="0" w:beforeAutospacing="0" w:after="0" w:afterAutospacing="0"/>
        <w:jc w:val="both"/>
        <w:textAlignment w:val="baseline"/>
        <w:rPr>
          <w:rFonts w:ascii="Segoe UI" w:hAnsi="Segoe UI" w:cs="Segoe UI"/>
          <w:sz w:val="18"/>
          <w:szCs w:val="18"/>
        </w:rPr>
      </w:pPr>
      <w:r>
        <w:rPr>
          <w:rStyle w:val="normaltextrun"/>
          <w:sz w:val="20"/>
          <w:szCs w:val="20"/>
        </w:rPr>
        <w:t>Each window, as shown in Figure 1, shall include following in its top section:</w:t>
      </w:r>
      <w:r>
        <w:rPr>
          <w:rStyle w:val="eop"/>
          <w:sz w:val="20"/>
          <w:szCs w:val="20"/>
        </w:rPr>
        <w:t> </w:t>
      </w:r>
    </w:p>
    <w:p w14:paraId="2989988E"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t>An “Exit” button designed as an orange rectangle with a black “X” in the center.</w:t>
      </w:r>
      <w:r>
        <w:rPr>
          <w:rStyle w:val="eop"/>
          <w:sz w:val="20"/>
          <w:szCs w:val="20"/>
        </w:rPr>
        <w:t> </w:t>
      </w:r>
    </w:p>
    <w:p w14:paraId="1EAE3FE0" w14:textId="77777777" w:rsidR="00184DDE" w:rsidRDefault="00184DDE" w:rsidP="00F73267">
      <w:pPr>
        <w:pStyle w:val="paragraph0"/>
        <w:numPr>
          <w:ilvl w:val="1"/>
          <w:numId w:val="21"/>
        </w:numPr>
        <w:spacing w:before="0" w:beforeAutospacing="0" w:after="0" w:afterAutospacing="0"/>
        <w:jc w:val="both"/>
        <w:textAlignment w:val="baseline"/>
        <w:rPr>
          <w:rStyle w:val="normaltextrun"/>
          <w:sz w:val="20"/>
          <w:szCs w:val="20"/>
        </w:rPr>
      </w:pPr>
      <w:r>
        <w:rPr>
          <w:rStyle w:val="normaltextrun"/>
          <w:sz w:val="20"/>
          <w:szCs w:val="20"/>
        </w:rPr>
        <w:t>A “minimize” button designed as a white rectangle with a black “</w:t>
      </w:r>
      <w:r>
        <w:rPr>
          <w:rStyle w:val="contextualspellingandgrammarerror"/>
          <w:sz w:val="20"/>
          <w:szCs w:val="20"/>
        </w:rPr>
        <w:t>—“ in</w:t>
      </w:r>
      <w:r>
        <w:rPr>
          <w:rStyle w:val="normaltextrun"/>
          <w:sz w:val="20"/>
          <w:szCs w:val="20"/>
        </w:rPr>
        <w:t> the center.</w:t>
      </w:r>
    </w:p>
    <w:p w14:paraId="1DD5485F" w14:textId="77777777" w:rsidR="00184DDE" w:rsidRPr="00184DDE" w:rsidRDefault="00184DDE" w:rsidP="00F73267">
      <w:pPr>
        <w:pStyle w:val="paragraph0"/>
        <w:numPr>
          <w:ilvl w:val="1"/>
          <w:numId w:val="21"/>
        </w:numPr>
        <w:spacing w:before="0" w:beforeAutospacing="0" w:after="0" w:afterAutospacing="0"/>
        <w:jc w:val="both"/>
        <w:textAlignment w:val="baseline"/>
        <w:rPr>
          <w:sz w:val="20"/>
          <w:szCs w:val="20"/>
        </w:rPr>
      </w:pPr>
      <w:r w:rsidRPr="00184DDE">
        <w:rPr>
          <w:rStyle w:val="normaltextrun"/>
          <w:sz w:val="20"/>
          <w:szCs w:val="20"/>
        </w:rPr>
        <w:t>The name of the system, “Network Traffic Proxy”, and the name of the feature in use, if applicable.</w:t>
      </w:r>
      <w:r w:rsidRPr="00184DDE">
        <w:rPr>
          <w:rStyle w:val="eop"/>
          <w:sz w:val="20"/>
          <w:szCs w:val="20"/>
        </w:rPr>
        <w:t> </w:t>
      </w:r>
    </w:p>
    <w:p w14:paraId="1A462FBE"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t>A white rectangular button with the word “File” written on it in black.</w:t>
      </w:r>
      <w:r>
        <w:rPr>
          <w:rStyle w:val="eop"/>
          <w:sz w:val="20"/>
          <w:szCs w:val="20"/>
        </w:rPr>
        <w:t> </w:t>
      </w:r>
    </w:p>
    <w:p w14:paraId="11A24D97" w14:textId="77777777" w:rsidR="00184DDE" w:rsidRDefault="00184DDE" w:rsidP="00F73267">
      <w:pPr>
        <w:pStyle w:val="paragraph0"/>
        <w:numPr>
          <w:ilvl w:val="1"/>
          <w:numId w:val="21"/>
        </w:numPr>
        <w:spacing w:before="0" w:beforeAutospacing="0" w:after="0" w:afterAutospacing="0"/>
        <w:jc w:val="both"/>
        <w:textAlignment w:val="baseline"/>
        <w:rPr>
          <w:sz w:val="20"/>
          <w:szCs w:val="20"/>
        </w:rPr>
      </w:pPr>
      <w:r>
        <w:rPr>
          <w:rStyle w:val="normaltextrun"/>
          <w:sz w:val="20"/>
          <w:szCs w:val="20"/>
        </w:rPr>
        <w:lastRenderedPageBreak/>
        <w:t>A white rectangular button with the word “View” written on it in black.</w:t>
      </w:r>
      <w:r>
        <w:rPr>
          <w:rStyle w:val="eop"/>
          <w:sz w:val="20"/>
          <w:szCs w:val="20"/>
        </w:rPr>
        <w:t> </w:t>
      </w:r>
    </w:p>
    <w:p w14:paraId="1A874ADC" w14:textId="77777777" w:rsidR="00184DDE" w:rsidRDefault="00184DDE" w:rsidP="00F73267">
      <w:pPr>
        <w:pStyle w:val="paragraph0"/>
        <w:numPr>
          <w:ilvl w:val="1"/>
          <w:numId w:val="21"/>
        </w:numPr>
        <w:spacing w:before="0" w:beforeAutospacing="0" w:after="0" w:afterAutospacing="0"/>
        <w:jc w:val="both"/>
        <w:textAlignment w:val="baseline"/>
        <w:rPr>
          <w:sz w:val="22"/>
          <w:szCs w:val="22"/>
        </w:rPr>
      </w:pPr>
      <w:r>
        <w:rPr>
          <w:rStyle w:val="normaltextrun"/>
          <w:sz w:val="20"/>
          <w:szCs w:val="20"/>
        </w:rPr>
        <w:t>A white rectangular button with the word “Help” written on it in black.</w:t>
      </w:r>
    </w:p>
    <w:p w14:paraId="534FABD1" w14:textId="77777777" w:rsidR="007329E3" w:rsidRDefault="007329E3" w:rsidP="00184DDE">
      <w:pPr>
        <w:pStyle w:val="ListAlpa"/>
        <w:numPr>
          <w:ilvl w:val="0"/>
          <w:numId w:val="0"/>
        </w:numPr>
        <w:ind w:left="360"/>
        <w:rPr>
          <w:noProof/>
        </w:rPr>
      </w:pPr>
    </w:p>
    <w:p w14:paraId="327F5F39" w14:textId="67F74C72" w:rsidR="007329E3" w:rsidRDefault="00A6068D" w:rsidP="00CE25B0">
      <w:pPr>
        <w:pStyle w:val="ListAlpa"/>
        <w:numPr>
          <w:ilvl w:val="0"/>
          <w:numId w:val="0"/>
        </w:numPr>
        <w:ind w:left="360"/>
        <w:jc w:val="center"/>
        <w:rPr>
          <w:noProof/>
        </w:rPr>
      </w:pPr>
      <w:r w:rsidRPr="004C441E">
        <w:rPr>
          <w:noProof/>
        </w:rPr>
        <w:drawing>
          <wp:inline distT="0" distB="0" distL="0" distR="0" wp14:anchorId="7EA8A78F" wp14:editId="5A2F69B6">
            <wp:extent cx="59626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6689" t="26332" r="33112" b="68639"/>
                    <a:stretch>
                      <a:fillRect/>
                    </a:stretch>
                  </pic:blipFill>
                  <pic:spPr bwMode="auto">
                    <a:xfrm>
                      <a:off x="0" y="0"/>
                      <a:ext cx="5962650" cy="419100"/>
                    </a:xfrm>
                    <a:prstGeom prst="rect">
                      <a:avLst/>
                    </a:prstGeom>
                    <a:noFill/>
                    <a:ln>
                      <a:noFill/>
                    </a:ln>
                  </pic:spPr>
                </pic:pic>
              </a:graphicData>
            </a:graphic>
          </wp:inline>
        </w:drawing>
      </w:r>
    </w:p>
    <w:p w14:paraId="5B74CF91" w14:textId="77777777" w:rsidR="00CE25B0" w:rsidRDefault="00CE25B0" w:rsidP="00CE25B0">
      <w:pPr>
        <w:pStyle w:val="ListAlpa"/>
        <w:numPr>
          <w:ilvl w:val="0"/>
          <w:numId w:val="0"/>
        </w:numPr>
        <w:ind w:left="360"/>
        <w:jc w:val="center"/>
        <w:rPr>
          <w:noProof/>
        </w:rPr>
      </w:pPr>
      <w:r>
        <w:rPr>
          <w:noProof/>
        </w:rPr>
        <w:t>Figure 1: General windows top section</w:t>
      </w:r>
    </w:p>
    <w:p w14:paraId="2B4BE0EB" w14:textId="77777777" w:rsidR="0078379A" w:rsidRDefault="0078379A" w:rsidP="00CE25B0">
      <w:pPr>
        <w:pStyle w:val="ListAlpa"/>
        <w:numPr>
          <w:ilvl w:val="0"/>
          <w:numId w:val="0"/>
        </w:numPr>
        <w:ind w:left="360"/>
        <w:jc w:val="center"/>
        <w:rPr>
          <w:noProof/>
        </w:rPr>
      </w:pPr>
    </w:p>
    <w:p w14:paraId="190058C9" w14:textId="77777777" w:rsidR="0078379A" w:rsidRPr="0078379A" w:rsidRDefault="0078379A" w:rsidP="00F73267">
      <w:pPr>
        <w:pStyle w:val="paragraph0"/>
        <w:numPr>
          <w:ilvl w:val="0"/>
          <w:numId w:val="22"/>
        </w:numPr>
        <w:spacing w:before="0" w:beforeAutospacing="0" w:after="0" w:afterAutospacing="0"/>
        <w:textAlignment w:val="baseline"/>
        <w:rPr>
          <w:rFonts w:ascii="Segoe UI" w:hAnsi="Segoe UI" w:cs="Segoe UI"/>
          <w:sz w:val="20"/>
          <w:szCs w:val="20"/>
        </w:rPr>
      </w:pPr>
      <w:r w:rsidRPr="0078379A">
        <w:rPr>
          <w:rStyle w:val="normaltextrun"/>
          <w:sz w:val="20"/>
          <w:szCs w:val="20"/>
        </w:rPr>
        <w:t>As shown in Figure 2, the “Home Screen Interface” window shall include the following:</w:t>
      </w:r>
      <w:r w:rsidRPr="0078379A">
        <w:rPr>
          <w:rStyle w:val="eop"/>
          <w:sz w:val="20"/>
          <w:szCs w:val="20"/>
        </w:rPr>
        <w:t> </w:t>
      </w:r>
    </w:p>
    <w:p w14:paraId="3D5AE073" w14:textId="02571524" w:rsidR="0078379A" w:rsidRPr="0078379A" w:rsidRDefault="16162ED0" w:rsidP="00F73267">
      <w:pPr>
        <w:pStyle w:val="paragraph0"/>
        <w:numPr>
          <w:ilvl w:val="0"/>
          <w:numId w:val="23"/>
        </w:numPr>
        <w:spacing w:before="0" w:beforeAutospacing="0" w:after="0" w:afterAutospacing="0"/>
        <w:ind w:left="1620" w:firstLine="0"/>
        <w:textAlignment w:val="baseline"/>
        <w:rPr>
          <w:sz w:val="20"/>
          <w:szCs w:val="20"/>
        </w:rPr>
      </w:pPr>
      <w:r w:rsidRPr="16162ED0">
        <w:rPr>
          <w:rStyle w:val="normaltextrun"/>
          <w:sz w:val="20"/>
          <w:szCs w:val="20"/>
        </w:rPr>
        <w:t>A</w:t>
      </w:r>
      <w:r w:rsidR="0078379A" w:rsidRPr="0078379A">
        <w:rPr>
          <w:rStyle w:val="normaltextrun"/>
          <w:sz w:val="20"/>
          <w:szCs w:val="20"/>
        </w:rPr>
        <w:t xml:space="preserve"> button labeled as “Intercept”.</w:t>
      </w:r>
      <w:r w:rsidR="0078379A" w:rsidRPr="16162ED0">
        <w:rPr>
          <w:rStyle w:val="normaltextrun"/>
          <w:sz w:val="20"/>
          <w:szCs w:val="20"/>
        </w:rPr>
        <w:t> </w:t>
      </w:r>
    </w:p>
    <w:p w14:paraId="626175EA" w14:textId="77777777" w:rsidR="0078379A" w:rsidRPr="0078379A" w:rsidRDefault="0078379A" w:rsidP="00F73267">
      <w:pPr>
        <w:pStyle w:val="paragraph0"/>
        <w:numPr>
          <w:ilvl w:val="0"/>
          <w:numId w:val="24"/>
        </w:numPr>
        <w:spacing w:before="0" w:beforeAutospacing="0" w:after="0" w:afterAutospacing="0"/>
        <w:ind w:left="1620" w:firstLine="0"/>
        <w:textAlignment w:val="baseline"/>
        <w:rPr>
          <w:sz w:val="20"/>
          <w:szCs w:val="20"/>
        </w:rPr>
      </w:pPr>
      <w:r w:rsidRPr="0078379A">
        <w:rPr>
          <w:rStyle w:val="normaltextrun"/>
          <w:sz w:val="20"/>
          <w:szCs w:val="20"/>
        </w:rPr>
        <w:t>A button labeled as “Enable Proxy”.</w:t>
      </w:r>
      <w:r w:rsidRPr="0078379A">
        <w:rPr>
          <w:rStyle w:val="eop"/>
          <w:sz w:val="20"/>
          <w:szCs w:val="20"/>
        </w:rPr>
        <w:t> </w:t>
      </w:r>
    </w:p>
    <w:p w14:paraId="4FF57F8D" w14:textId="77777777" w:rsidR="0078379A" w:rsidRPr="0078379A" w:rsidRDefault="0078379A" w:rsidP="00F73267">
      <w:pPr>
        <w:pStyle w:val="paragraph0"/>
        <w:numPr>
          <w:ilvl w:val="0"/>
          <w:numId w:val="25"/>
        </w:numPr>
        <w:spacing w:before="0" w:beforeAutospacing="0" w:after="0" w:afterAutospacing="0"/>
        <w:ind w:left="1620" w:firstLine="0"/>
        <w:textAlignment w:val="baseline"/>
        <w:rPr>
          <w:sz w:val="20"/>
          <w:szCs w:val="20"/>
        </w:rPr>
      </w:pPr>
      <w:r w:rsidRPr="0078379A">
        <w:rPr>
          <w:rStyle w:val="normaltextrun"/>
          <w:sz w:val="20"/>
          <w:szCs w:val="20"/>
        </w:rPr>
        <w:t>A text box labeled as “Enter Filter(s) (Separated by commas)”.</w:t>
      </w:r>
      <w:r w:rsidRPr="0078379A">
        <w:rPr>
          <w:rStyle w:val="eop"/>
          <w:sz w:val="20"/>
          <w:szCs w:val="20"/>
        </w:rPr>
        <w:t> </w:t>
      </w:r>
    </w:p>
    <w:p w14:paraId="182B337E" w14:textId="77777777" w:rsidR="0078379A" w:rsidRPr="0078379A" w:rsidRDefault="0078379A" w:rsidP="00F73267">
      <w:pPr>
        <w:pStyle w:val="paragraph0"/>
        <w:numPr>
          <w:ilvl w:val="0"/>
          <w:numId w:val="26"/>
        </w:numPr>
        <w:spacing w:before="0" w:beforeAutospacing="0" w:after="0" w:afterAutospacing="0"/>
        <w:ind w:left="1620" w:firstLine="0"/>
        <w:textAlignment w:val="baseline"/>
        <w:rPr>
          <w:sz w:val="20"/>
          <w:szCs w:val="20"/>
        </w:rPr>
      </w:pPr>
      <w:r w:rsidRPr="0078379A">
        <w:rPr>
          <w:rStyle w:val="normaltextrun"/>
          <w:sz w:val="20"/>
          <w:szCs w:val="20"/>
        </w:rPr>
        <w:t>A button labeled as “…”.</w:t>
      </w:r>
      <w:r w:rsidRPr="0078379A">
        <w:rPr>
          <w:rStyle w:val="eop"/>
          <w:sz w:val="20"/>
          <w:szCs w:val="20"/>
        </w:rPr>
        <w:t> </w:t>
      </w:r>
    </w:p>
    <w:p w14:paraId="4C63387F" w14:textId="77777777" w:rsidR="0078379A" w:rsidRPr="0078379A" w:rsidRDefault="0078379A" w:rsidP="00F73267">
      <w:pPr>
        <w:pStyle w:val="paragraph0"/>
        <w:numPr>
          <w:ilvl w:val="0"/>
          <w:numId w:val="27"/>
        </w:numPr>
        <w:spacing w:before="0" w:beforeAutospacing="0" w:after="0" w:afterAutospacing="0"/>
        <w:ind w:left="1620" w:firstLine="0"/>
        <w:textAlignment w:val="baseline"/>
        <w:rPr>
          <w:sz w:val="20"/>
          <w:szCs w:val="20"/>
        </w:rPr>
      </w:pPr>
      <w:r w:rsidRPr="0078379A">
        <w:rPr>
          <w:rStyle w:val="normaltextrun"/>
          <w:sz w:val="20"/>
          <w:szCs w:val="20"/>
        </w:rPr>
        <w:t>A button labeled as “Save All”.</w:t>
      </w:r>
      <w:r w:rsidRPr="0078379A">
        <w:rPr>
          <w:rStyle w:val="eop"/>
          <w:sz w:val="20"/>
          <w:szCs w:val="20"/>
        </w:rPr>
        <w:t> </w:t>
      </w:r>
    </w:p>
    <w:p w14:paraId="157B442B" w14:textId="77777777" w:rsidR="0078379A" w:rsidRPr="0078379A" w:rsidRDefault="0078379A" w:rsidP="00F73267">
      <w:pPr>
        <w:pStyle w:val="paragraph0"/>
        <w:numPr>
          <w:ilvl w:val="0"/>
          <w:numId w:val="28"/>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“Hooks”.</w:t>
      </w:r>
      <w:r w:rsidRPr="0078379A">
        <w:rPr>
          <w:rStyle w:val="eop"/>
          <w:sz w:val="20"/>
          <w:szCs w:val="20"/>
        </w:rPr>
        <w:t> </w:t>
      </w:r>
    </w:p>
    <w:p w14:paraId="34F2EBE8" w14:textId="002BB1B2" w:rsidR="0078379A" w:rsidRPr="0078379A" w:rsidRDefault="0078379A" w:rsidP="00F73267">
      <w:pPr>
        <w:pStyle w:val="paragraph0"/>
        <w:numPr>
          <w:ilvl w:val="0"/>
          <w:numId w:val="29"/>
        </w:numPr>
        <w:spacing w:before="0" w:beforeAutospacing="0" w:after="0" w:afterAutospacing="0"/>
        <w:ind w:left="1620" w:firstLine="0"/>
        <w:jc w:val="both"/>
        <w:textAlignment w:val="baseline"/>
        <w:rPr>
          <w:sz w:val="20"/>
          <w:szCs w:val="20"/>
        </w:rPr>
      </w:pPr>
      <w:r w:rsidRPr="0078379A">
        <w:rPr>
          <w:rStyle w:val="normaltextrun"/>
          <w:sz w:val="20"/>
          <w:szCs w:val="20"/>
        </w:rPr>
        <w:t xml:space="preserve">A rectangular </w:t>
      </w:r>
      <w:proofErr w:type="spellStart"/>
      <w:r w:rsidR="5DBB9A02" w:rsidRPr="5DBB9A02">
        <w:rPr>
          <w:rStyle w:val="normaltextrun"/>
          <w:sz w:val="20"/>
          <w:szCs w:val="20"/>
        </w:rPr>
        <w:t>bpanel</w:t>
      </w:r>
      <w:proofErr w:type="spellEnd"/>
      <w:r w:rsidRPr="0078379A">
        <w:rPr>
          <w:rStyle w:val="normaltextrun"/>
          <w:sz w:val="20"/>
          <w:szCs w:val="20"/>
        </w:rPr>
        <w:t xml:space="preserve"> that will display buttons corresponding to packets that have been intercepted by our system.</w:t>
      </w:r>
      <w:r w:rsidRPr="5C19A283">
        <w:rPr>
          <w:rStyle w:val="normaltextrun"/>
          <w:sz w:val="20"/>
          <w:szCs w:val="20"/>
        </w:rPr>
        <w:t> </w:t>
      </w:r>
    </w:p>
    <w:p w14:paraId="6650E54B" w14:textId="77777777" w:rsidR="0078379A" w:rsidRPr="0078379A" w:rsidRDefault="0078379A" w:rsidP="00F73267">
      <w:pPr>
        <w:pStyle w:val="paragraph0"/>
        <w:numPr>
          <w:ilvl w:val="0"/>
          <w:numId w:val="30"/>
        </w:numPr>
        <w:spacing w:before="0" w:beforeAutospacing="0" w:after="0" w:afterAutospacing="0"/>
        <w:ind w:left="1620" w:firstLine="0"/>
        <w:jc w:val="both"/>
        <w:textAlignment w:val="baseline"/>
        <w:rPr>
          <w:sz w:val="20"/>
          <w:szCs w:val="20"/>
        </w:rPr>
      </w:pPr>
      <w:r w:rsidRPr="0078379A">
        <w:rPr>
          <w:rStyle w:val="normaltextrun"/>
          <w:sz w:val="20"/>
          <w:szCs w:val="20"/>
        </w:rPr>
        <w:t>Buttons labeled with the number, source, destination, and protocol of a specific intercepted packet.</w:t>
      </w:r>
      <w:r w:rsidRPr="0078379A">
        <w:rPr>
          <w:rStyle w:val="eop"/>
          <w:sz w:val="20"/>
          <w:szCs w:val="20"/>
        </w:rPr>
        <w:t> </w:t>
      </w:r>
    </w:p>
    <w:p w14:paraId="4879490F" w14:textId="77777777" w:rsidR="0078379A" w:rsidRPr="0078379A" w:rsidRDefault="0078379A" w:rsidP="00F73267">
      <w:pPr>
        <w:pStyle w:val="paragraph0"/>
        <w:numPr>
          <w:ilvl w:val="0"/>
          <w:numId w:val="31"/>
        </w:numPr>
        <w:spacing w:before="0" w:beforeAutospacing="0" w:after="0" w:afterAutospacing="0"/>
        <w:ind w:left="1620" w:firstLine="0"/>
        <w:jc w:val="both"/>
        <w:textAlignment w:val="baseline"/>
        <w:rPr>
          <w:sz w:val="20"/>
          <w:szCs w:val="20"/>
        </w:rPr>
      </w:pPr>
      <w:r w:rsidRPr="0078379A">
        <w:rPr>
          <w:rStyle w:val="normaltextrun"/>
          <w:sz w:val="20"/>
          <w:szCs w:val="20"/>
        </w:rPr>
        <w:t>A line labeled “Packet Info” that splits the window into two sections.</w:t>
      </w:r>
      <w:r w:rsidRPr="0078379A">
        <w:rPr>
          <w:rStyle w:val="eop"/>
          <w:sz w:val="20"/>
          <w:szCs w:val="20"/>
        </w:rPr>
        <w:t> </w:t>
      </w:r>
    </w:p>
    <w:p w14:paraId="6FF4A3FB" w14:textId="77777777" w:rsidR="0078379A" w:rsidRPr="0078379A" w:rsidRDefault="0078379A" w:rsidP="00F73267">
      <w:pPr>
        <w:pStyle w:val="paragraph0"/>
        <w:numPr>
          <w:ilvl w:val="0"/>
          <w:numId w:val="32"/>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“Edit”.</w:t>
      </w:r>
      <w:r w:rsidRPr="0078379A">
        <w:rPr>
          <w:rStyle w:val="eop"/>
          <w:sz w:val="20"/>
          <w:szCs w:val="20"/>
        </w:rPr>
        <w:t> </w:t>
      </w:r>
    </w:p>
    <w:p w14:paraId="1743C4BB" w14:textId="77777777" w:rsidR="0078379A" w:rsidRPr="0078379A" w:rsidRDefault="0078379A" w:rsidP="00F73267">
      <w:pPr>
        <w:pStyle w:val="paragraph0"/>
        <w:numPr>
          <w:ilvl w:val="0"/>
          <w:numId w:val="33"/>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“Drop”.</w:t>
      </w:r>
      <w:r w:rsidRPr="0078379A">
        <w:rPr>
          <w:rStyle w:val="eop"/>
          <w:sz w:val="20"/>
          <w:szCs w:val="20"/>
        </w:rPr>
        <w:t> </w:t>
      </w:r>
    </w:p>
    <w:p w14:paraId="1DDEE6D1" w14:textId="77777777" w:rsidR="0078379A" w:rsidRPr="0078379A" w:rsidRDefault="0078379A" w:rsidP="00F73267">
      <w:pPr>
        <w:pStyle w:val="paragraph0"/>
        <w:numPr>
          <w:ilvl w:val="0"/>
          <w:numId w:val="34"/>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“Forward”.</w:t>
      </w:r>
      <w:r w:rsidRPr="0078379A">
        <w:rPr>
          <w:rStyle w:val="eop"/>
          <w:sz w:val="20"/>
          <w:szCs w:val="20"/>
        </w:rPr>
        <w:t> </w:t>
      </w:r>
    </w:p>
    <w:p w14:paraId="0B49B233" w14:textId="77777777" w:rsidR="0078379A" w:rsidRPr="0078379A" w:rsidRDefault="0078379A" w:rsidP="00F73267">
      <w:pPr>
        <w:pStyle w:val="paragraph0"/>
        <w:numPr>
          <w:ilvl w:val="0"/>
          <w:numId w:val="35"/>
        </w:numPr>
        <w:spacing w:before="0" w:beforeAutospacing="0" w:after="0" w:afterAutospacing="0"/>
        <w:ind w:left="1620" w:firstLine="0"/>
        <w:jc w:val="both"/>
        <w:textAlignment w:val="baseline"/>
        <w:rPr>
          <w:sz w:val="20"/>
          <w:szCs w:val="20"/>
        </w:rPr>
      </w:pPr>
      <w:r w:rsidRPr="0078379A">
        <w:rPr>
          <w:rStyle w:val="normaltextrun"/>
          <w:sz w:val="20"/>
          <w:szCs w:val="20"/>
        </w:rPr>
        <w:t>A section labeled as “View:” that has circular buttons labeled as “Dissected”, “Hex”, and “Binary”, respectively.</w:t>
      </w:r>
      <w:r w:rsidRPr="0078379A">
        <w:rPr>
          <w:rStyle w:val="eop"/>
          <w:sz w:val="20"/>
          <w:szCs w:val="20"/>
        </w:rPr>
        <w:t> </w:t>
      </w:r>
    </w:p>
    <w:p w14:paraId="254612F0" w14:textId="64250269" w:rsidR="0078379A" w:rsidRPr="0078379A" w:rsidRDefault="0078379A" w:rsidP="00F73267">
      <w:pPr>
        <w:pStyle w:val="paragraph0"/>
        <w:numPr>
          <w:ilvl w:val="0"/>
          <w:numId w:val="36"/>
        </w:numPr>
        <w:spacing w:before="0" w:beforeAutospacing="0" w:after="0" w:afterAutospacing="0"/>
        <w:ind w:left="1620" w:firstLine="0"/>
        <w:jc w:val="both"/>
        <w:textAlignment w:val="baseline"/>
        <w:rPr>
          <w:sz w:val="20"/>
          <w:szCs w:val="20"/>
        </w:rPr>
      </w:pPr>
      <w:r w:rsidRPr="0078379A">
        <w:rPr>
          <w:rStyle w:val="normaltextrun"/>
          <w:sz w:val="20"/>
          <w:szCs w:val="20"/>
        </w:rPr>
        <w:t xml:space="preserve">A rectangular </w:t>
      </w:r>
      <w:r w:rsidR="5DBB9A02" w:rsidRPr="5DBB9A02">
        <w:rPr>
          <w:rStyle w:val="normaltextrun"/>
          <w:sz w:val="20"/>
          <w:szCs w:val="20"/>
        </w:rPr>
        <w:t>panel</w:t>
      </w:r>
      <w:r w:rsidRPr="0078379A">
        <w:rPr>
          <w:rStyle w:val="normaltextrun"/>
          <w:sz w:val="20"/>
          <w:szCs w:val="20"/>
        </w:rPr>
        <w:t xml:space="preserve"> that will display all of the information of each layer in a selected packet.  </w:t>
      </w:r>
    </w:p>
    <w:p w14:paraId="0C5154D0" w14:textId="77777777" w:rsidR="0078379A" w:rsidRDefault="0078379A" w:rsidP="0078379A">
      <w:pPr>
        <w:pStyle w:val="ListAlpa"/>
        <w:numPr>
          <w:ilvl w:val="0"/>
          <w:numId w:val="0"/>
        </w:numPr>
        <w:ind w:left="360"/>
        <w:rPr>
          <w:noProof/>
        </w:rPr>
      </w:pPr>
    </w:p>
    <w:p w14:paraId="272F57F3" w14:textId="05957746" w:rsidR="008619E4" w:rsidRDefault="00A6068D" w:rsidP="007E14A0">
      <w:pPr>
        <w:pStyle w:val="ListAlpa"/>
        <w:numPr>
          <w:ilvl w:val="0"/>
          <w:numId w:val="0"/>
        </w:numPr>
        <w:ind w:left="720" w:hanging="360"/>
        <w:jc w:val="center"/>
        <w:rPr>
          <w:noProof/>
        </w:rPr>
      </w:pPr>
      <w:r w:rsidRPr="007A7D89">
        <w:rPr>
          <w:noProof/>
        </w:rPr>
        <w:lastRenderedPageBreak/>
        <w:drawing>
          <wp:inline distT="0" distB="0" distL="0" distR="0" wp14:anchorId="27311089" wp14:editId="7D5373FC">
            <wp:extent cx="5229225" cy="472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63849" t="40939" r="12312" b="21005"/>
                    <a:stretch>
                      <a:fillRect/>
                    </a:stretch>
                  </pic:blipFill>
                  <pic:spPr bwMode="auto">
                    <a:xfrm>
                      <a:off x="0" y="0"/>
                      <a:ext cx="5229225" cy="4724400"/>
                    </a:xfrm>
                    <a:prstGeom prst="rect">
                      <a:avLst/>
                    </a:prstGeom>
                    <a:noFill/>
                    <a:ln>
                      <a:noFill/>
                    </a:ln>
                  </pic:spPr>
                </pic:pic>
              </a:graphicData>
            </a:graphic>
          </wp:inline>
        </w:drawing>
      </w:r>
    </w:p>
    <w:p w14:paraId="5E4DDB71" w14:textId="77777777" w:rsidR="00CE25B0" w:rsidRPr="008D3154" w:rsidRDefault="00CE25B0" w:rsidP="008D3154">
      <w:pPr>
        <w:pStyle w:val="ListAlpa"/>
        <w:numPr>
          <w:ilvl w:val="0"/>
          <w:numId w:val="0"/>
        </w:numPr>
        <w:ind w:left="720" w:hanging="360"/>
        <w:jc w:val="center"/>
      </w:pPr>
      <w:r w:rsidRPr="00B7726B">
        <w:rPr>
          <w:noProof/>
        </w:rPr>
        <w:t>Figure 2: Home Screen</w:t>
      </w:r>
      <w:r w:rsidRPr="008D3154">
        <w:t xml:space="preserve"> Interface</w:t>
      </w:r>
    </w:p>
    <w:p w14:paraId="6BE879E8" w14:textId="77777777" w:rsidR="008619E4" w:rsidRDefault="008619E4" w:rsidP="008619E4">
      <w:pPr>
        <w:pStyle w:val="ListAlpa"/>
        <w:numPr>
          <w:ilvl w:val="0"/>
          <w:numId w:val="0"/>
        </w:numPr>
        <w:ind w:left="720"/>
        <w:rPr>
          <w:del w:id="108" w:author="Caldelas, Alan" w:date="2018-11-21T19:02:00Z"/>
        </w:rPr>
      </w:pPr>
    </w:p>
    <w:p w14:paraId="50999CC9" w14:textId="77777777" w:rsidR="004447DE" w:rsidRDefault="004447DE" w:rsidP="001F537B">
      <w:pPr>
        <w:pStyle w:val="paragraph0"/>
        <w:numPr>
          <w:ilvl w:val="0"/>
          <w:numId w:val="22"/>
        </w:numPr>
        <w:spacing w:before="0" w:beforeAutospacing="0" w:after="0" w:afterAutospacing="0"/>
        <w:jc w:val="both"/>
        <w:textAlignment w:val="baseline"/>
        <w:rPr>
          <w:del w:id="109" w:author="Caldelas, Alan" w:date="2018-11-21T19:02:00Z"/>
          <w:rFonts w:ascii="Segoe UI" w:hAnsi="Segoe UI" w:cs="Segoe UI"/>
          <w:sz w:val="18"/>
          <w:szCs w:val="18"/>
        </w:rPr>
      </w:pPr>
      <w:del w:id="110" w:author="Caldelas, Alan" w:date="2018-11-21T19:02:00Z">
        <w:r>
          <w:rPr>
            <w:rStyle w:val="normaltextrun"/>
            <w:sz w:val="22"/>
            <w:szCs w:val="22"/>
          </w:rPr>
          <w:delText>As shown in Figure 3, the “Capture Filter Interface” window shall include the following:</w:delText>
        </w:r>
        <w:r>
          <w:rPr>
            <w:rStyle w:val="eop"/>
            <w:sz w:val="22"/>
            <w:szCs w:val="22"/>
          </w:rPr>
          <w:delText> </w:delText>
        </w:r>
      </w:del>
    </w:p>
    <w:p w14:paraId="3020AD40" w14:textId="77777777" w:rsidR="004447DE" w:rsidRDefault="004447DE" w:rsidP="001F537B">
      <w:pPr>
        <w:pStyle w:val="paragraph0"/>
        <w:numPr>
          <w:ilvl w:val="1"/>
          <w:numId w:val="79"/>
        </w:numPr>
        <w:spacing w:before="0" w:beforeAutospacing="0" w:after="0" w:afterAutospacing="0"/>
        <w:jc w:val="both"/>
        <w:textAlignment w:val="baseline"/>
        <w:rPr>
          <w:del w:id="111" w:author="Caldelas, Alan" w:date="2018-11-21T19:02:00Z"/>
          <w:rFonts w:ascii="Segoe UI" w:hAnsi="Segoe UI" w:cs="Segoe UI"/>
          <w:sz w:val="18"/>
          <w:szCs w:val="18"/>
        </w:rPr>
      </w:pPr>
      <w:del w:id="112" w:author="Caldelas, Alan" w:date="2018-11-21T19:02:00Z">
        <w:r>
          <w:rPr>
            <w:rStyle w:val="normaltextrun"/>
            <w:sz w:val="22"/>
            <w:szCs w:val="22"/>
          </w:rPr>
          <w:delText>A field labeled as “Relation” that will allow the analyst to a mathematical relationship filter to the filters.</w:delText>
        </w:r>
        <w:r>
          <w:rPr>
            <w:rStyle w:val="eop"/>
            <w:sz w:val="22"/>
            <w:szCs w:val="22"/>
          </w:rPr>
          <w:delText> </w:delText>
        </w:r>
      </w:del>
    </w:p>
    <w:p w14:paraId="70A34F1B" w14:textId="77777777" w:rsidR="004447DE" w:rsidRDefault="004447DE" w:rsidP="001F537B">
      <w:pPr>
        <w:pStyle w:val="paragraph0"/>
        <w:numPr>
          <w:ilvl w:val="1"/>
          <w:numId w:val="79"/>
        </w:numPr>
        <w:spacing w:before="0" w:beforeAutospacing="0" w:after="0" w:afterAutospacing="0"/>
        <w:jc w:val="both"/>
        <w:textAlignment w:val="baseline"/>
        <w:rPr>
          <w:del w:id="113" w:author="Caldelas, Alan" w:date="2018-11-21T19:02:00Z"/>
          <w:rFonts w:ascii="Segoe UI" w:hAnsi="Segoe UI" w:cs="Segoe UI"/>
          <w:sz w:val="18"/>
          <w:szCs w:val="18"/>
        </w:rPr>
      </w:pPr>
      <w:del w:id="114" w:author="Caldelas, Alan" w:date="2018-11-21T19:02:00Z">
        <w:r>
          <w:rPr>
            <w:rStyle w:val="normaltextrun"/>
            <w:sz w:val="22"/>
            <w:szCs w:val="22"/>
          </w:rPr>
          <w:delText>A field labeled as “Grammar” that will allow the analyst to apply grammar expression to the filters.</w:delText>
        </w:r>
        <w:r>
          <w:rPr>
            <w:rStyle w:val="eop"/>
            <w:sz w:val="22"/>
            <w:szCs w:val="22"/>
          </w:rPr>
          <w:delText> </w:delText>
        </w:r>
      </w:del>
    </w:p>
    <w:p w14:paraId="441EBD5D" w14:textId="77777777" w:rsidR="004447DE" w:rsidRDefault="004447DE" w:rsidP="001F537B">
      <w:pPr>
        <w:pStyle w:val="paragraph0"/>
        <w:numPr>
          <w:ilvl w:val="1"/>
          <w:numId w:val="79"/>
        </w:numPr>
        <w:spacing w:before="0" w:beforeAutospacing="0" w:after="0" w:afterAutospacing="0"/>
        <w:jc w:val="both"/>
        <w:textAlignment w:val="baseline"/>
        <w:rPr>
          <w:del w:id="115" w:author="Caldelas, Alan" w:date="2018-11-21T19:02:00Z"/>
          <w:rFonts w:ascii="Segoe UI" w:hAnsi="Segoe UI" w:cs="Segoe UI"/>
          <w:sz w:val="18"/>
          <w:szCs w:val="18"/>
        </w:rPr>
      </w:pPr>
      <w:del w:id="116" w:author="Caldelas, Alan" w:date="2018-11-21T19:02:00Z">
        <w:r>
          <w:rPr>
            <w:rStyle w:val="normaltextrun"/>
            <w:sz w:val="22"/>
            <w:szCs w:val="22"/>
          </w:rPr>
          <w:delText>A field labeled “Ports” </w:delText>
        </w:r>
        <w:r>
          <w:rPr>
            <w:rStyle w:val="eop"/>
            <w:sz w:val="22"/>
            <w:szCs w:val="22"/>
          </w:rPr>
          <w:delText> </w:delText>
        </w:r>
      </w:del>
    </w:p>
    <w:p w14:paraId="6A536AAE" w14:textId="77777777" w:rsidR="004447DE" w:rsidRDefault="004447DE" w:rsidP="001F537B">
      <w:pPr>
        <w:pStyle w:val="paragraph0"/>
        <w:numPr>
          <w:ilvl w:val="1"/>
          <w:numId w:val="79"/>
        </w:numPr>
        <w:spacing w:before="0" w:beforeAutospacing="0" w:after="0" w:afterAutospacing="0"/>
        <w:jc w:val="both"/>
        <w:textAlignment w:val="baseline"/>
        <w:rPr>
          <w:del w:id="117" w:author="Caldelas, Alan" w:date="2018-11-21T19:02:00Z"/>
          <w:rFonts w:ascii="Segoe UI" w:hAnsi="Segoe UI" w:cs="Segoe UI"/>
          <w:sz w:val="18"/>
          <w:szCs w:val="18"/>
        </w:rPr>
      </w:pPr>
      <w:del w:id="118" w:author="Caldelas, Alan" w:date="2018-11-21T19:02:00Z">
        <w:r>
          <w:rPr>
            <w:rStyle w:val="normaltextrun"/>
            <w:sz w:val="22"/>
            <w:szCs w:val="22"/>
          </w:rPr>
          <w:delText>A table with buttons labeled “Fields” that will allow the analyst to choose by destination, protocol, and source as a filter. </w:delText>
        </w:r>
        <w:r>
          <w:rPr>
            <w:rStyle w:val="eop"/>
            <w:sz w:val="22"/>
            <w:szCs w:val="22"/>
          </w:rPr>
          <w:delText> </w:delText>
        </w:r>
      </w:del>
    </w:p>
    <w:p w14:paraId="1D308382" w14:textId="77777777" w:rsidR="004447DE" w:rsidRDefault="004447DE" w:rsidP="001F537B">
      <w:pPr>
        <w:pStyle w:val="paragraph0"/>
        <w:numPr>
          <w:ilvl w:val="1"/>
          <w:numId w:val="79"/>
        </w:numPr>
        <w:spacing w:before="0" w:beforeAutospacing="0" w:after="0" w:afterAutospacing="0"/>
        <w:jc w:val="both"/>
        <w:textAlignment w:val="baseline"/>
        <w:rPr>
          <w:del w:id="119" w:author="Caldelas, Alan" w:date="2018-11-21T19:02:00Z"/>
          <w:rFonts w:ascii="Segoe UI" w:hAnsi="Segoe UI" w:cs="Segoe UI"/>
          <w:sz w:val="18"/>
          <w:szCs w:val="18"/>
        </w:rPr>
      </w:pPr>
      <w:del w:id="120" w:author="Caldelas, Alan" w:date="2018-11-21T19:02:00Z">
        <w:r>
          <w:rPr>
            <w:rStyle w:val="normaltextrun"/>
            <w:sz w:val="22"/>
            <w:szCs w:val="22"/>
          </w:rPr>
          <w:delText>A table with labels “Protocol” and “Port” that will give the analyst well known protocols with the corresponding ports to apply to the filters.</w:delText>
        </w:r>
        <w:r>
          <w:rPr>
            <w:rStyle w:val="eop"/>
            <w:sz w:val="22"/>
            <w:szCs w:val="22"/>
          </w:rPr>
          <w:delText> </w:delText>
        </w:r>
      </w:del>
    </w:p>
    <w:p w14:paraId="6931D416" w14:textId="77777777" w:rsidR="004447DE" w:rsidRDefault="004447DE" w:rsidP="001F537B">
      <w:pPr>
        <w:pStyle w:val="paragraph0"/>
        <w:numPr>
          <w:ilvl w:val="1"/>
          <w:numId w:val="79"/>
        </w:numPr>
        <w:spacing w:before="0" w:beforeAutospacing="0" w:after="0" w:afterAutospacing="0"/>
        <w:jc w:val="both"/>
        <w:textAlignment w:val="baseline"/>
        <w:rPr>
          <w:del w:id="121" w:author="Caldelas, Alan" w:date="2018-11-21T19:02:00Z"/>
          <w:rFonts w:ascii="Segoe UI" w:hAnsi="Segoe UI" w:cs="Segoe UI"/>
          <w:sz w:val="18"/>
          <w:szCs w:val="18"/>
        </w:rPr>
      </w:pPr>
      <w:del w:id="122" w:author="Caldelas, Alan" w:date="2018-11-21T19:02:00Z">
        <w:r>
          <w:rPr>
            <w:rStyle w:val="normaltextrun"/>
            <w:sz w:val="22"/>
            <w:szCs w:val="22"/>
          </w:rPr>
          <w:delText>A toolbar field labeled as “Enter Filter(s) (Separated by commas) that the analyst will change to apply as filter.</w:delText>
        </w:r>
        <w:r>
          <w:rPr>
            <w:rStyle w:val="eop"/>
            <w:sz w:val="22"/>
            <w:szCs w:val="22"/>
          </w:rPr>
          <w:delText> </w:delText>
        </w:r>
      </w:del>
    </w:p>
    <w:p w14:paraId="37A2433C" w14:textId="77777777" w:rsidR="004447DE" w:rsidRDefault="004447DE" w:rsidP="001F537B">
      <w:pPr>
        <w:pStyle w:val="paragraph0"/>
        <w:numPr>
          <w:ilvl w:val="1"/>
          <w:numId w:val="79"/>
        </w:numPr>
        <w:spacing w:before="0" w:beforeAutospacing="0" w:after="0" w:afterAutospacing="0"/>
        <w:jc w:val="both"/>
        <w:textAlignment w:val="baseline"/>
        <w:rPr>
          <w:del w:id="123" w:author="Caldelas, Alan" w:date="2018-11-21T19:02:00Z"/>
          <w:rFonts w:ascii="Segoe UI" w:hAnsi="Segoe UI" w:cs="Segoe UI"/>
          <w:sz w:val="18"/>
          <w:szCs w:val="18"/>
        </w:rPr>
      </w:pPr>
      <w:del w:id="124" w:author="Caldelas, Alan" w:date="2018-11-21T19:02:00Z">
        <w:r>
          <w:rPr>
            <w:rStyle w:val="normaltextrun"/>
            <w:sz w:val="22"/>
            <w:szCs w:val="22"/>
          </w:rPr>
          <w:delText>A button “</w:delText>
        </w:r>
        <w:r>
          <w:rPr>
            <w:rStyle w:val="contextualspellingandgrammarerror"/>
            <w:sz w:val="22"/>
            <w:szCs w:val="22"/>
          </w:rPr>
          <w:delText>Apply</w:delText>
        </w:r>
        <w:r>
          <w:rPr>
            <w:rStyle w:val="normaltextrun"/>
            <w:sz w:val="22"/>
            <w:szCs w:val="22"/>
          </w:rPr>
          <w:delText>” to a use all the filters that the analyst has chosen.</w:delText>
        </w:r>
        <w:r>
          <w:rPr>
            <w:rStyle w:val="eop"/>
            <w:sz w:val="22"/>
            <w:szCs w:val="22"/>
          </w:rPr>
          <w:delText> </w:delText>
        </w:r>
      </w:del>
    </w:p>
    <w:p w14:paraId="66FA1635" w14:textId="77777777" w:rsidR="004447DE" w:rsidRDefault="004447DE" w:rsidP="001F537B">
      <w:pPr>
        <w:pStyle w:val="paragraph0"/>
        <w:numPr>
          <w:ilvl w:val="1"/>
          <w:numId w:val="79"/>
        </w:numPr>
        <w:spacing w:before="0" w:beforeAutospacing="0" w:after="0" w:afterAutospacing="0"/>
        <w:jc w:val="both"/>
        <w:textAlignment w:val="baseline"/>
        <w:rPr>
          <w:del w:id="125" w:author="Caldelas, Alan" w:date="2018-11-21T19:02:00Z"/>
          <w:rFonts w:ascii="Segoe UI" w:hAnsi="Segoe UI" w:cs="Segoe UI"/>
          <w:sz w:val="18"/>
          <w:szCs w:val="18"/>
        </w:rPr>
      </w:pPr>
      <w:del w:id="126" w:author="Caldelas, Alan" w:date="2018-11-21T19:02:00Z">
        <w:r>
          <w:rPr>
            <w:rStyle w:val="normaltextrun"/>
            <w:sz w:val="22"/>
            <w:szCs w:val="22"/>
          </w:rPr>
          <w:delText>A table “Applied filters” that will display all the current filters that the analyst has selected. </w:delText>
        </w:r>
        <w:r>
          <w:rPr>
            <w:rStyle w:val="eop"/>
            <w:sz w:val="22"/>
            <w:szCs w:val="22"/>
          </w:rPr>
          <w:delText> </w:delText>
        </w:r>
      </w:del>
    </w:p>
    <w:p w14:paraId="2332DF0D" w14:textId="77777777" w:rsidR="004447DE" w:rsidRDefault="004447DE" w:rsidP="001F537B">
      <w:pPr>
        <w:pStyle w:val="paragraph0"/>
        <w:numPr>
          <w:ilvl w:val="1"/>
          <w:numId w:val="79"/>
        </w:numPr>
        <w:spacing w:before="0" w:beforeAutospacing="0" w:after="0" w:afterAutospacing="0"/>
        <w:jc w:val="both"/>
        <w:textAlignment w:val="baseline"/>
        <w:rPr>
          <w:del w:id="127" w:author="Caldelas, Alan" w:date="2018-11-21T19:02:00Z"/>
          <w:rFonts w:ascii="Segoe UI" w:hAnsi="Segoe UI" w:cs="Segoe UI"/>
          <w:sz w:val="18"/>
          <w:szCs w:val="18"/>
        </w:rPr>
      </w:pPr>
      <w:del w:id="128" w:author="Caldelas, Alan" w:date="2018-11-21T19:02:00Z">
        <w:r>
          <w:rPr>
            <w:rStyle w:val="normaltextrun"/>
            <w:sz w:val="22"/>
            <w:szCs w:val="22"/>
          </w:rPr>
          <w:delText>A button “Remove” that will remove a filter from the “Applied filter” table that was selected by the analyst.</w:delText>
        </w:r>
        <w:r>
          <w:rPr>
            <w:rStyle w:val="eop"/>
            <w:sz w:val="22"/>
            <w:szCs w:val="22"/>
          </w:rPr>
          <w:delText> </w:delText>
        </w:r>
      </w:del>
    </w:p>
    <w:p w14:paraId="71A3A97F" w14:textId="77777777" w:rsidR="004447DE" w:rsidRDefault="004447DE" w:rsidP="001F537B">
      <w:pPr>
        <w:pStyle w:val="paragraph0"/>
        <w:numPr>
          <w:ilvl w:val="1"/>
          <w:numId w:val="79"/>
        </w:numPr>
        <w:spacing w:before="0" w:beforeAutospacing="0" w:after="0" w:afterAutospacing="0"/>
        <w:jc w:val="both"/>
        <w:textAlignment w:val="baseline"/>
        <w:rPr>
          <w:del w:id="129" w:author="Caldelas, Alan" w:date="2018-11-21T19:02:00Z"/>
          <w:rFonts w:ascii="Segoe UI" w:hAnsi="Segoe UI" w:cs="Segoe UI"/>
          <w:sz w:val="18"/>
          <w:szCs w:val="18"/>
        </w:rPr>
      </w:pPr>
      <w:del w:id="130" w:author="Caldelas, Alan" w:date="2018-11-21T19:02:00Z">
        <w:r>
          <w:rPr>
            <w:rStyle w:val="normaltextrun"/>
            <w:sz w:val="22"/>
            <w:szCs w:val="22"/>
          </w:rPr>
          <w:delText>A button “Clear All” that will remove all filters that were selected by the analyst form the “Applied filter” table.</w:delText>
        </w:r>
        <w:r>
          <w:rPr>
            <w:rStyle w:val="eop"/>
            <w:sz w:val="22"/>
            <w:szCs w:val="22"/>
          </w:rPr>
          <w:delText> </w:delText>
        </w:r>
      </w:del>
    </w:p>
    <w:p w14:paraId="6F393DFF" w14:textId="7FAE09F5" w:rsidR="004447DE" w:rsidRPr="002F4E7B" w:rsidRDefault="004447DE">
      <w:pPr>
        <w:numPr>
          <w:ilvl w:val="0"/>
          <w:numId w:val="22"/>
        </w:numPr>
        <w:spacing w:before="80"/>
        <w:jc w:val="both"/>
        <w:pPrChange w:id="131" w:author="De La Cruz, Julio" w:date="2018-11-21T19:47:00Z">
          <w:pPr>
            <w:pStyle w:val="paragraph0"/>
            <w:numPr>
              <w:ilvl w:val="1"/>
              <w:numId w:val="80"/>
            </w:numPr>
            <w:tabs>
              <w:tab w:val="num" w:pos="1440"/>
            </w:tabs>
            <w:ind w:left="1440" w:hanging="360"/>
            <w:jc w:val="both"/>
            <w:textAlignment w:val="baseline"/>
          </w:pPr>
        </w:pPrChange>
      </w:pPr>
      <w:del w:id="132" w:author="Caldelas, Alan" w:date="2018-11-21T19:02:00Z">
        <w:r>
          <w:rPr>
            <w:rStyle w:val="normaltextrun"/>
            <w:sz w:val="22"/>
            <w:szCs w:val="22"/>
          </w:rPr>
          <w:delText>A button “Close” that will close the Capture filter window.</w:delText>
        </w:r>
      </w:del>
      <w:ins w:id="133" w:author="De La Cruz, Julio" w:date="2018-11-21T19:47:00Z">
        <w:r w:rsidR="036167EA" w:rsidRPr="009036B3">
          <w:t>As shown in Figure 3, the “Capture Filter Interface” window shall include the fol</w:t>
        </w:r>
        <w:r w:rsidR="036167EA" w:rsidRPr="00C41F00">
          <w:t>lowing:</w:t>
        </w:r>
      </w:ins>
    </w:p>
    <w:p w14:paraId="247B479E" w14:textId="4486BAC2" w:rsidR="004447DE" w:rsidRDefault="036167EA" w:rsidP="036167EA">
      <w:pPr>
        <w:pStyle w:val="ListParagraph"/>
        <w:numPr>
          <w:ilvl w:val="1"/>
          <w:numId w:val="116"/>
        </w:numPr>
        <w:spacing w:before="80"/>
        <w:jc w:val="both"/>
        <w:rPr>
          <w:ins w:id="134" w:author="De La Cruz, Julio" w:date="2018-11-21T19:47:00Z"/>
        </w:rPr>
      </w:pPr>
      <w:ins w:id="135" w:author="De La Cruz, Julio" w:date="2018-11-21T19:47:00Z">
        <w:r w:rsidRPr="036167EA">
          <w:t xml:space="preserve">A field labeled as “Relation.” </w:t>
        </w:r>
      </w:ins>
    </w:p>
    <w:p w14:paraId="1D2C11C8" w14:textId="18CEC904" w:rsidR="004447DE" w:rsidRDefault="036167EA" w:rsidP="036167EA">
      <w:pPr>
        <w:pStyle w:val="ListParagraph"/>
        <w:numPr>
          <w:ilvl w:val="1"/>
          <w:numId w:val="116"/>
        </w:numPr>
        <w:spacing w:before="80"/>
        <w:jc w:val="both"/>
        <w:rPr>
          <w:ins w:id="136" w:author="De La Cruz, Julio" w:date="2018-11-21T19:47:00Z"/>
        </w:rPr>
      </w:pPr>
      <w:ins w:id="137" w:author="De La Cruz, Julio" w:date="2018-11-21T19:47:00Z">
        <w:r w:rsidRPr="036167EA">
          <w:t>A field labeled as “Grammar.”</w:t>
        </w:r>
      </w:ins>
    </w:p>
    <w:p w14:paraId="0893C91B" w14:textId="5AF8A189" w:rsidR="004447DE" w:rsidRDefault="036167EA" w:rsidP="036167EA">
      <w:pPr>
        <w:pStyle w:val="ListParagraph"/>
        <w:numPr>
          <w:ilvl w:val="1"/>
          <w:numId w:val="116"/>
        </w:numPr>
        <w:spacing w:before="80"/>
        <w:jc w:val="both"/>
        <w:rPr>
          <w:ins w:id="138" w:author="De La Cruz, Julio" w:date="2018-11-21T19:47:00Z"/>
        </w:rPr>
      </w:pPr>
      <w:ins w:id="139" w:author="De La Cruz, Julio" w:date="2018-11-21T19:47:00Z">
        <w:r w:rsidRPr="036167EA">
          <w:t>A table with buttons labeled “Fields” with other fields “Destination”, “Protocol”, “Source.”</w:t>
        </w:r>
      </w:ins>
    </w:p>
    <w:p w14:paraId="6238D5BD" w14:textId="7F974A21" w:rsidR="004447DE" w:rsidRDefault="036167EA" w:rsidP="036167EA">
      <w:pPr>
        <w:pStyle w:val="ListParagraph"/>
        <w:numPr>
          <w:ilvl w:val="1"/>
          <w:numId w:val="116"/>
        </w:numPr>
        <w:spacing w:before="80"/>
        <w:jc w:val="both"/>
        <w:rPr>
          <w:ins w:id="140" w:author="De La Cruz, Julio" w:date="2018-11-21T19:47:00Z"/>
        </w:rPr>
      </w:pPr>
      <w:ins w:id="141" w:author="De La Cruz, Julio" w:date="2018-11-21T19:47:00Z">
        <w:r w:rsidRPr="036167EA">
          <w:t>A table with labels “Protocol” and “Port” with well-known protocols with the corresponding ports to apply to the filters.</w:t>
        </w:r>
      </w:ins>
    </w:p>
    <w:p w14:paraId="095C96B9" w14:textId="1C3BAF64" w:rsidR="004447DE" w:rsidRDefault="036167EA" w:rsidP="036167EA">
      <w:pPr>
        <w:pStyle w:val="ListParagraph"/>
        <w:numPr>
          <w:ilvl w:val="1"/>
          <w:numId w:val="116"/>
        </w:numPr>
        <w:spacing w:before="80"/>
        <w:jc w:val="both"/>
        <w:rPr>
          <w:ins w:id="142" w:author="De La Cruz, Julio" w:date="2018-11-21T19:47:00Z"/>
        </w:rPr>
      </w:pPr>
      <w:ins w:id="143" w:author="De La Cruz, Julio" w:date="2018-11-21T19:47:00Z">
        <w:r w:rsidRPr="036167EA">
          <w:t>A toolbar field labeled as “Enter Filter(s) (Separated by commas)”.</w:t>
        </w:r>
      </w:ins>
    </w:p>
    <w:p w14:paraId="7EA1A598" w14:textId="57DCF3B3" w:rsidR="004447DE" w:rsidRDefault="036167EA" w:rsidP="036167EA">
      <w:pPr>
        <w:pStyle w:val="ListParagraph"/>
        <w:numPr>
          <w:ilvl w:val="1"/>
          <w:numId w:val="116"/>
        </w:numPr>
        <w:spacing w:before="80"/>
        <w:jc w:val="both"/>
        <w:rPr>
          <w:ins w:id="144" w:author="De La Cruz, Julio" w:date="2018-11-21T19:47:00Z"/>
        </w:rPr>
      </w:pPr>
      <w:ins w:id="145" w:author="De La Cruz, Julio" w:date="2018-11-21T19:47:00Z">
        <w:r w:rsidRPr="036167EA">
          <w:t>A button “Apply.”</w:t>
        </w:r>
      </w:ins>
    </w:p>
    <w:p w14:paraId="12FB4A75" w14:textId="7176F60C" w:rsidR="004447DE" w:rsidRDefault="036167EA" w:rsidP="036167EA">
      <w:pPr>
        <w:pStyle w:val="ListParagraph"/>
        <w:numPr>
          <w:ilvl w:val="1"/>
          <w:numId w:val="116"/>
        </w:numPr>
        <w:spacing w:before="80"/>
        <w:jc w:val="both"/>
        <w:rPr>
          <w:ins w:id="146" w:author="De La Cruz, Julio" w:date="2018-11-21T19:47:00Z"/>
        </w:rPr>
      </w:pPr>
      <w:ins w:id="147" w:author="De La Cruz, Julio" w:date="2018-11-21T19:47:00Z">
        <w:r w:rsidRPr="036167EA">
          <w:t>A table “Applied filters” with a table of current filters.</w:t>
        </w:r>
      </w:ins>
    </w:p>
    <w:p w14:paraId="343CFBFD" w14:textId="3D17A719" w:rsidR="004447DE" w:rsidRPr="002F4E7B" w:rsidRDefault="036167EA">
      <w:pPr>
        <w:pStyle w:val="ListParagraph"/>
        <w:numPr>
          <w:ilvl w:val="1"/>
          <w:numId w:val="116"/>
        </w:numPr>
        <w:spacing w:before="80"/>
        <w:jc w:val="both"/>
        <w:rPr>
          <w:ins w:id="148" w:author="De La Cruz, Julio" w:date="2018-11-21T19:47:00Z"/>
        </w:rPr>
        <w:pPrChange w:id="149" w:author="De La Cruz, Julio" w:date="2018-11-21T19:47:00Z">
          <w:pPr>
            <w:pStyle w:val="paragraph0"/>
            <w:numPr>
              <w:ilvl w:val="1"/>
              <w:numId w:val="80"/>
            </w:numPr>
            <w:tabs>
              <w:tab w:val="num" w:pos="1440"/>
            </w:tabs>
            <w:ind w:left="1440" w:hanging="360"/>
            <w:jc w:val="both"/>
            <w:textAlignment w:val="baseline"/>
          </w:pPr>
        </w:pPrChange>
      </w:pPr>
      <w:ins w:id="150" w:author="De La Cruz, Julio" w:date="2018-11-21T19:47:00Z">
        <w:r w:rsidRPr="009036B3">
          <w:t>A</w:t>
        </w:r>
        <w:r w:rsidRPr="00C41F00">
          <w:t xml:space="preserve"> button “Remove.” </w:t>
        </w:r>
      </w:ins>
    </w:p>
    <w:p w14:paraId="666A954A" w14:textId="3D17A719" w:rsidR="004447DE" w:rsidRPr="00B86CD6" w:rsidRDefault="036167EA">
      <w:pPr>
        <w:pStyle w:val="ListParagraph"/>
        <w:numPr>
          <w:ilvl w:val="1"/>
          <w:numId w:val="116"/>
        </w:numPr>
        <w:spacing w:before="80"/>
        <w:jc w:val="both"/>
        <w:rPr>
          <w:ins w:id="151" w:author="De La Cruz, Julio" w:date="2018-11-21T19:47:00Z"/>
        </w:rPr>
        <w:pPrChange w:id="152" w:author="De La Cruz, Julio" w:date="2018-11-21T19:47:00Z">
          <w:pPr>
            <w:pStyle w:val="paragraph0"/>
            <w:numPr>
              <w:ilvl w:val="1"/>
              <w:numId w:val="80"/>
            </w:numPr>
            <w:tabs>
              <w:tab w:val="num" w:pos="1440"/>
            </w:tabs>
            <w:ind w:left="1440" w:hanging="360"/>
            <w:jc w:val="both"/>
            <w:textAlignment w:val="baseline"/>
          </w:pPr>
        </w:pPrChange>
      </w:pPr>
      <w:ins w:id="153" w:author="De La Cruz, Julio" w:date="2018-11-21T19:47:00Z">
        <w:r w:rsidRPr="00B53B62">
          <w:t xml:space="preserve">A button “Clear All.” </w:t>
        </w:r>
      </w:ins>
    </w:p>
    <w:p w14:paraId="315383E2" w14:textId="71307380" w:rsidR="004447DE" w:rsidRDefault="036167EA">
      <w:pPr>
        <w:spacing w:before="80"/>
        <w:ind w:left="720" w:hanging="360"/>
        <w:jc w:val="both"/>
        <w:rPr>
          <w:ins w:id="154" w:author="Caldelas, Alan" w:date="2018-11-21T19:02:00Z"/>
          <w:del w:id="155" w:author="De La Cruz, Julio" w:date="2018-11-21T19:47:00Z"/>
          <w:sz w:val="22"/>
          <w:szCs w:val="22"/>
          <w:rPrChange w:id="156" w:author="Caldelas, Alan" w:date="2018-11-21T19:02:00Z">
            <w:rPr>
              <w:ins w:id="157" w:author="Caldelas, Alan" w:date="2018-11-21T19:02:00Z"/>
              <w:del w:id="158" w:author="De La Cruz, Julio" w:date="2018-11-21T19:47:00Z"/>
            </w:rPr>
          </w:rPrChange>
        </w:rPr>
        <w:pPrChange w:id="159" w:author="Caldelas, Alan" w:date="2018-11-21T19:02:00Z">
          <w:pPr>
            <w:pStyle w:val="paragraph0"/>
            <w:numPr>
              <w:ilvl w:val="1"/>
              <w:numId w:val="80"/>
            </w:numPr>
            <w:tabs>
              <w:tab w:val="num" w:pos="1440"/>
            </w:tabs>
            <w:ind w:left="1440" w:hanging="360"/>
            <w:jc w:val="both"/>
            <w:textAlignment w:val="baseline"/>
          </w:pPr>
        </w:pPrChange>
      </w:pPr>
      <w:ins w:id="160" w:author="De La Cruz, Julio" w:date="2018-11-21T19:47:00Z">
        <w:r w:rsidRPr="009E4E51">
          <w:t>A button “Close.”</w:t>
        </w:r>
      </w:ins>
      <w:ins w:id="161" w:author="Caldelas, Alan" w:date="2018-11-21T19:02:00Z">
        <w:r w:rsidR="1F230543" w:rsidRPr="1F230543">
          <w:rPr>
            <w:sz w:val="22"/>
            <w:szCs w:val="22"/>
            <w:rPrChange w:id="162" w:author="Caldelas, Alan" w:date="2018-11-21T19:02:00Z">
              <w:rPr/>
            </w:rPrChange>
          </w:rPr>
          <w:t xml:space="preserve">. </w:t>
        </w:r>
        <w:del w:id="163" w:author="De La Cruz, Julio" w:date="2018-11-21T19:47:00Z">
          <w:r w:rsidR="1F230543" w:rsidRPr="1F230543">
            <w:rPr>
              <w:sz w:val="22"/>
              <w:szCs w:val="22"/>
              <w:rPrChange w:id="164" w:author="Caldelas, Alan" w:date="2018-11-21T19:02:00Z">
                <w:rPr/>
              </w:rPrChange>
            </w:rPr>
            <w:delText>As shown in Figure 3, the “Capture Filter Interface” window shall include the following:</w:delText>
          </w:r>
        </w:del>
      </w:ins>
    </w:p>
    <w:p w14:paraId="4B47F2D7" w14:textId="4486BAC2" w:rsidR="004447DE" w:rsidRPr="009036B3" w:rsidRDefault="1F230543">
      <w:pPr>
        <w:pStyle w:val="ListParagraph"/>
        <w:numPr>
          <w:ilvl w:val="1"/>
          <w:numId w:val="116"/>
        </w:numPr>
        <w:spacing w:before="80"/>
        <w:jc w:val="both"/>
        <w:rPr>
          <w:ins w:id="165" w:author="Caldelas, Alan" w:date="2018-11-21T19:02:00Z"/>
          <w:del w:id="166" w:author="De La Cruz, Julio" w:date="2018-11-21T19:47:00Z"/>
        </w:rPr>
        <w:pPrChange w:id="167" w:author="Caldelas, Alan" w:date="2018-11-21T19:02:00Z">
          <w:pPr>
            <w:pStyle w:val="paragraph0"/>
            <w:numPr>
              <w:ilvl w:val="1"/>
              <w:numId w:val="80"/>
            </w:numPr>
            <w:tabs>
              <w:tab w:val="num" w:pos="1440"/>
            </w:tabs>
            <w:ind w:left="1440" w:hanging="360"/>
            <w:jc w:val="both"/>
            <w:textAlignment w:val="baseline"/>
          </w:pPr>
        </w:pPrChange>
      </w:pPr>
      <w:ins w:id="168" w:author="Caldelas, Alan" w:date="2018-11-21T19:02:00Z">
        <w:del w:id="169" w:author="De La Cruz, Julio" w:date="2018-11-21T19:47:00Z">
          <w:r w:rsidRPr="1F230543">
            <w:rPr>
              <w:sz w:val="22"/>
              <w:szCs w:val="22"/>
              <w:rPrChange w:id="170" w:author="Caldelas, Alan" w:date="2018-11-21T19:02:00Z">
                <w:rPr/>
              </w:rPrChange>
            </w:rPr>
            <w:delText>A field labeled as “Relation</w:delText>
          </w:r>
          <w:r w:rsidR="149AA90E" w:rsidRPr="234FFC8F">
            <w:rPr>
              <w:sz w:val="22"/>
              <w:szCs w:val="22"/>
              <w:rPrChange w:id="171" w:author="Caldelas, Alan" w:date="2018-11-21T19:02:00Z">
                <w:rPr/>
              </w:rPrChange>
            </w:rPr>
            <w:delText>.</w:delText>
          </w:r>
          <w:r w:rsidRPr="234FFC8F">
            <w:rPr>
              <w:sz w:val="22"/>
              <w:szCs w:val="22"/>
              <w:rPrChange w:id="172" w:author="Caldelas, Alan" w:date="2018-11-21T19:02:00Z">
                <w:rPr/>
              </w:rPrChange>
            </w:rPr>
            <w:delText>”</w:delText>
          </w:r>
          <w:r w:rsidRPr="1F230543">
            <w:rPr>
              <w:sz w:val="22"/>
              <w:szCs w:val="22"/>
              <w:rPrChange w:id="173" w:author="Caldelas, Alan" w:date="2018-11-21T19:02:00Z">
                <w:rPr/>
              </w:rPrChange>
            </w:rPr>
            <w:delText xml:space="preserve"> </w:delText>
          </w:r>
        </w:del>
      </w:ins>
    </w:p>
    <w:p w14:paraId="2BCF328D" w14:textId="18CEC904" w:rsidR="004447DE" w:rsidRPr="009036B3" w:rsidRDefault="1F230543">
      <w:pPr>
        <w:pStyle w:val="ListParagraph"/>
        <w:numPr>
          <w:ilvl w:val="1"/>
          <w:numId w:val="116"/>
        </w:numPr>
        <w:spacing w:before="80"/>
        <w:jc w:val="both"/>
        <w:rPr>
          <w:ins w:id="174" w:author="Caldelas, Alan" w:date="2018-11-21T19:02:00Z"/>
          <w:del w:id="175" w:author="De La Cruz, Julio" w:date="2018-11-21T19:47:00Z"/>
        </w:rPr>
        <w:pPrChange w:id="176" w:author="Caldelas, Alan" w:date="2018-11-21T19:02:00Z">
          <w:pPr>
            <w:pStyle w:val="paragraph0"/>
            <w:numPr>
              <w:ilvl w:val="1"/>
              <w:numId w:val="80"/>
            </w:numPr>
            <w:tabs>
              <w:tab w:val="num" w:pos="1440"/>
            </w:tabs>
            <w:ind w:left="1440" w:hanging="360"/>
            <w:jc w:val="both"/>
            <w:textAlignment w:val="baseline"/>
          </w:pPr>
        </w:pPrChange>
      </w:pPr>
      <w:ins w:id="177" w:author="Caldelas, Alan" w:date="2018-11-21T19:02:00Z">
        <w:del w:id="178" w:author="De La Cruz, Julio" w:date="2018-11-21T19:47:00Z">
          <w:r w:rsidRPr="1F230543">
            <w:rPr>
              <w:sz w:val="22"/>
              <w:szCs w:val="22"/>
              <w:rPrChange w:id="179" w:author="Caldelas, Alan" w:date="2018-11-21T19:02:00Z">
                <w:rPr/>
              </w:rPrChange>
            </w:rPr>
            <w:delText>A field labeled as “Grammar</w:delText>
          </w:r>
          <w:r w:rsidR="31A0096A" w:rsidRPr="234FFC8F">
            <w:rPr>
              <w:sz w:val="22"/>
              <w:szCs w:val="22"/>
              <w:rPrChange w:id="180" w:author="Caldelas, Alan" w:date="2018-11-21T19:02:00Z">
                <w:rPr/>
              </w:rPrChange>
            </w:rPr>
            <w:delText>.</w:delText>
          </w:r>
          <w:r w:rsidRPr="234FFC8F">
            <w:rPr>
              <w:sz w:val="22"/>
              <w:szCs w:val="22"/>
              <w:rPrChange w:id="181" w:author="Caldelas, Alan" w:date="2018-11-21T19:02:00Z">
                <w:rPr/>
              </w:rPrChange>
            </w:rPr>
            <w:delText>”</w:delText>
          </w:r>
        </w:del>
      </w:ins>
    </w:p>
    <w:p w14:paraId="66F71064" w14:textId="5AF8A189" w:rsidR="004447DE" w:rsidRPr="009036B3" w:rsidRDefault="1F230543">
      <w:pPr>
        <w:pStyle w:val="ListParagraph"/>
        <w:numPr>
          <w:ilvl w:val="1"/>
          <w:numId w:val="116"/>
        </w:numPr>
        <w:spacing w:before="80"/>
        <w:jc w:val="both"/>
        <w:rPr>
          <w:ins w:id="182" w:author="Caldelas, Alan" w:date="2018-11-21T19:02:00Z"/>
          <w:del w:id="183" w:author="De La Cruz, Julio" w:date="2018-11-21T19:47:00Z"/>
        </w:rPr>
        <w:pPrChange w:id="184" w:author="Caldelas, Alan" w:date="2018-11-21T19:02:00Z">
          <w:pPr>
            <w:pStyle w:val="paragraph0"/>
            <w:numPr>
              <w:ilvl w:val="1"/>
              <w:numId w:val="80"/>
            </w:numPr>
            <w:tabs>
              <w:tab w:val="num" w:pos="1440"/>
            </w:tabs>
            <w:ind w:left="1440" w:hanging="360"/>
            <w:jc w:val="both"/>
            <w:textAlignment w:val="baseline"/>
          </w:pPr>
        </w:pPrChange>
      </w:pPr>
      <w:ins w:id="185" w:author="Caldelas, Alan" w:date="2018-11-21T19:02:00Z">
        <w:del w:id="186" w:author="De La Cruz, Julio" w:date="2018-11-21T19:47:00Z">
          <w:r w:rsidRPr="1F230543">
            <w:rPr>
              <w:sz w:val="22"/>
              <w:szCs w:val="22"/>
              <w:rPrChange w:id="187" w:author="Caldelas, Alan" w:date="2018-11-21T19:02:00Z">
                <w:rPr/>
              </w:rPrChange>
            </w:rPr>
            <w:delText>A table with buttons labeled “Fields” with other fields “Destination”, “Protocol”, “Source</w:delText>
          </w:r>
          <w:r w:rsidR="31A0096A" w:rsidRPr="234FFC8F">
            <w:rPr>
              <w:sz w:val="22"/>
              <w:szCs w:val="22"/>
              <w:rPrChange w:id="188" w:author="Caldelas, Alan" w:date="2018-11-21T19:02:00Z">
                <w:rPr/>
              </w:rPrChange>
            </w:rPr>
            <w:delText>.</w:delText>
          </w:r>
          <w:r w:rsidRPr="234FFC8F">
            <w:rPr>
              <w:sz w:val="22"/>
              <w:szCs w:val="22"/>
              <w:rPrChange w:id="189" w:author="Caldelas, Alan" w:date="2018-11-21T19:02:00Z">
                <w:rPr/>
              </w:rPrChange>
            </w:rPr>
            <w:delText>”</w:delText>
          </w:r>
        </w:del>
      </w:ins>
    </w:p>
    <w:p w14:paraId="65F1E67B" w14:textId="7F974A21" w:rsidR="004447DE" w:rsidRPr="009036B3" w:rsidRDefault="1F230543">
      <w:pPr>
        <w:pStyle w:val="ListParagraph"/>
        <w:numPr>
          <w:ilvl w:val="1"/>
          <w:numId w:val="116"/>
        </w:numPr>
        <w:spacing w:before="80"/>
        <w:jc w:val="both"/>
        <w:rPr>
          <w:ins w:id="190" w:author="Caldelas, Alan" w:date="2018-11-21T19:02:00Z"/>
          <w:del w:id="191" w:author="De La Cruz, Julio" w:date="2018-11-21T19:47:00Z"/>
        </w:rPr>
        <w:pPrChange w:id="192" w:author="Caldelas, Alan" w:date="2018-11-21T19:02:00Z">
          <w:pPr>
            <w:pStyle w:val="paragraph0"/>
            <w:numPr>
              <w:ilvl w:val="1"/>
              <w:numId w:val="80"/>
            </w:numPr>
            <w:tabs>
              <w:tab w:val="num" w:pos="1440"/>
            </w:tabs>
            <w:ind w:left="1440" w:hanging="360"/>
            <w:jc w:val="both"/>
            <w:textAlignment w:val="baseline"/>
          </w:pPr>
        </w:pPrChange>
      </w:pPr>
      <w:ins w:id="193" w:author="Caldelas, Alan" w:date="2018-11-21T19:02:00Z">
        <w:del w:id="194" w:author="De La Cruz, Julio" w:date="2018-11-21T19:47:00Z">
          <w:r w:rsidRPr="1F230543">
            <w:rPr>
              <w:sz w:val="22"/>
              <w:szCs w:val="22"/>
              <w:rPrChange w:id="195" w:author="Caldelas, Alan" w:date="2018-11-21T19:02:00Z">
                <w:rPr/>
              </w:rPrChange>
            </w:rPr>
            <w:delText>A table with labels “Protocol” and “Port” with well-known protocols with the corresponding ports to apply to the filters.</w:delText>
          </w:r>
        </w:del>
      </w:ins>
    </w:p>
    <w:p w14:paraId="10EB8165" w14:textId="1C3BAF64" w:rsidR="004447DE" w:rsidRPr="009036B3" w:rsidRDefault="1F230543">
      <w:pPr>
        <w:pStyle w:val="ListParagraph"/>
        <w:numPr>
          <w:ilvl w:val="1"/>
          <w:numId w:val="116"/>
        </w:numPr>
        <w:spacing w:before="80"/>
        <w:jc w:val="both"/>
        <w:rPr>
          <w:ins w:id="196" w:author="Caldelas, Alan" w:date="2018-11-21T19:02:00Z"/>
          <w:del w:id="197" w:author="De La Cruz, Julio" w:date="2018-11-21T19:47:00Z"/>
        </w:rPr>
        <w:pPrChange w:id="198" w:author="Caldelas, Alan" w:date="2018-11-21T19:02:00Z">
          <w:pPr>
            <w:pStyle w:val="paragraph0"/>
            <w:numPr>
              <w:ilvl w:val="1"/>
              <w:numId w:val="80"/>
            </w:numPr>
            <w:tabs>
              <w:tab w:val="num" w:pos="1440"/>
            </w:tabs>
            <w:ind w:left="1440" w:hanging="360"/>
            <w:jc w:val="both"/>
            <w:textAlignment w:val="baseline"/>
          </w:pPr>
        </w:pPrChange>
      </w:pPr>
      <w:ins w:id="199" w:author="Caldelas, Alan" w:date="2018-11-21T19:02:00Z">
        <w:del w:id="200" w:author="De La Cruz, Julio" w:date="2018-11-21T19:47:00Z">
          <w:r w:rsidRPr="1F230543">
            <w:rPr>
              <w:sz w:val="22"/>
              <w:szCs w:val="22"/>
              <w:rPrChange w:id="201" w:author="Caldelas, Alan" w:date="2018-11-21T19:02:00Z">
                <w:rPr/>
              </w:rPrChange>
            </w:rPr>
            <w:delText>A toolbar field labeled as “Enter Filter(s) (Separated by commas)”.</w:delText>
          </w:r>
        </w:del>
      </w:ins>
    </w:p>
    <w:p w14:paraId="5AED6409" w14:textId="57DCF3B3" w:rsidR="004447DE" w:rsidRPr="009036B3" w:rsidRDefault="1F230543">
      <w:pPr>
        <w:pStyle w:val="ListParagraph"/>
        <w:numPr>
          <w:ilvl w:val="1"/>
          <w:numId w:val="116"/>
        </w:numPr>
        <w:spacing w:before="80"/>
        <w:jc w:val="both"/>
        <w:rPr>
          <w:ins w:id="202" w:author="Caldelas, Alan" w:date="2018-11-21T19:02:00Z"/>
          <w:del w:id="203" w:author="De La Cruz, Julio" w:date="2018-11-21T19:47:00Z"/>
        </w:rPr>
        <w:pPrChange w:id="204" w:author="Caldelas, Alan" w:date="2018-11-21T19:02:00Z">
          <w:pPr>
            <w:pStyle w:val="paragraph0"/>
            <w:numPr>
              <w:ilvl w:val="1"/>
              <w:numId w:val="80"/>
            </w:numPr>
            <w:tabs>
              <w:tab w:val="num" w:pos="1440"/>
            </w:tabs>
            <w:ind w:left="1440" w:hanging="360"/>
            <w:jc w:val="both"/>
            <w:textAlignment w:val="baseline"/>
          </w:pPr>
        </w:pPrChange>
      </w:pPr>
      <w:ins w:id="205" w:author="Caldelas, Alan" w:date="2018-11-21T19:02:00Z">
        <w:del w:id="206" w:author="De La Cruz, Julio" w:date="2018-11-21T19:47:00Z">
          <w:r w:rsidRPr="1F230543">
            <w:rPr>
              <w:sz w:val="22"/>
              <w:szCs w:val="22"/>
              <w:rPrChange w:id="207" w:author="Caldelas, Alan" w:date="2018-11-21T19:02:00Z">
                <w:rPr/>
              </w:rPrChange>
            </w:rPr>
            <w:delText>A button “Apply</w:delText>
          </w:r>
          <w:r w:rsidR="31A0096A" w:rsidRPr="234FFC8F">
            <w:rPr>
              <w:sz w:val="22"/>
              <w:szCs w:val="22"/>
              <w:rPrChange w:id="208" w:author="Caldelas, Alan" w:date="2018-11-21T19:02:00Z">
                <w:rPr/>
              </w:rPrChange>
            </w:rPr>
            <w:delText>.</w:delText>
          </w:r>
          <w:r w:rsidR="234FFC8F" w:rsidRPr="234FFC8F">
            <w:rPr>
              <w:sz w:val="22"/>
              <w:szCs w:val="22"/>
              <w:rPrChange w:id="209" w:author="Caldelas, Alan" w:date="2018-11-21T19:02:00Z">
                <w:rPr/>
              </w:rPrChange>
            </w:rPr>
            <w:delText>”</w:delText>
          </w:r>
        </w:del>
      </w:ins>
    </w:p>
    <w:p w14:paraId="56CB4905" w14:textId="7176F60C" w:rsidR="004447DE" w:rsidRPr="009036B3" w:rsidRDefault="1F230543">
      <w:pPr>
        <w:pStyle w:val="ListParagraph"/>
        <w:numPr>
          <w:ilvl w:val="1"/>
          <w:numId w:val="116"/>
        </w:numPr>
        <w:spacing w:before="80"/>
        <w:jc w:val="both"/>
        <w:rPr>
          <w:ins w:id="210" w:author="Caldelas, Alan" w:date="2018-11-21T19:02:00Z"/>
          <w:del w:id="211" w:author="De La Cruz, Julio" w:date="2018-11-21T19:47:00Z"/>
        </w:rPr>
        <w:pPrChange w:id="212" w:author="Caldelas, Alan" w:date="2018-11-21T19:02:00Z">
          <w:pPr>
            <w:pStyle w:val="paragraph0"/>
            <w:numPr>
              <w:ilvl w:val="1"/>
              <w:numId w:val="80"/>
            </w:numPr>
            <w:tabs>
              <w:tab w:val="num" w:pos="1440"/>
            </w:tabs>
            <w:ind w:left="1440" w:hanging="360"/>
            <w:jc w:val="both"/>
            <w:textAlignment w:val="baseline"/>
          </w:pPr>
        </w:pPrChange>
      </w:pPr>
      <w:ins w:id="213" w:author="Caldelas, Alan" w:date="2018-11-21T19:02:00Z">
        <w:del w:id="214" w:author="De La Cruz, Julio" w:date="2018-11-21T19:47:00Z">
          <w:r w:rsidRPr="1F230543">
            <w:rPr>
              <w:sz w:val="22"/>
              <w:szCs w:val="22"/>
              <w:rPrChange w:id="215" w:author="Caldelas, Alan" w:date="2018-11-21T19:02:00Z">
                <w:rPr/>
              </w:rPrChange>
            </w:rPr>
            <w:delText>A table “Applied filters” with a table of current filters.</w:delText>
          </w:r>
        </w:del>
      </w:ins>
    </w:p>
    <w:p w14:paraId="4F58CDD6" w14:textId="3D17A719" w:rsidR="004447DE" w:rsidRPr="009036B3" w:rsidRDefault="1F230543">
      <w:pPr>
        <w:pStyle w:val="ListParagraph"/>
        <w:numPr>
          <w:ilvl w:val="1"/>
          <w:numId w:val="116"/>
        </w:numPr>
        <w:spacing w:before="80"/>
        <w:jc w:val="both"/>
        <w:rPr>
          <w:del w:id="216" w:author="De La Cruz, Julio" w:date="2018-11-21T19:47:00Z"/>
        </w:rPr>
        <w:pPrChange w:id="217" w:author="Caldelas, Alan" w:date="2018-11-21T19:02:00Z">
          <w:pPr>
            <w:pStyle w:val="paragraph0"/>
            <w:numPr>
              <w:ilvl w:val="1"/>
              <w:numId w:val="80"/>
            </w:numPr>
            <w:tabs>
              <w:tab w:val="num" w:pos="1440"/>
            </w:tabs>
            <w:ind w:left="1440" w:hanging="360"/>
            <w:jc w:val="both"/>
            <w:textAlignment w:val="baseline"/>
          </w:pPr>
        </w:pPrChange>
      </w:pPr>
      <w:ins w:id="218" w:author="Caldelas, Alan" w:date="2018-11-21T19:02:00Z">
        <w:del w:id="219" w:author="De La Cruz, Julio" w:date="2018-11-21T19:47:00Z">
          <w:r w:rsidRPr="1F230543">
            <w:rPr>
              <w:sz w:val="22"/>
              <w:szCs w:val="22"/>
              <w:rPrChange w:id="220" w:author="Caldelas, Alan" w:date="2018-11-21T19:02:00Z">
                <w:rPr/>
              </w:rPrChange>
            </w:rPr>
            <w:delText>A button “Remove</w:delText>
          </w:r>
          <w:r w:rsidR="234FFC8F" w:rsidRPr="234FFC8F">
            <w:rPr>
              <w:sz w:val="22"/>
              <w:szCs w:val="22"/>
              <w:rPrChange w:id="221" w:author="Caldelas, Alan" w:date="2018-11-21T19:02:00Z">
                <w:rPr/>
              </w:rPrChange>
            </w:rPr>
            <w:delText>.”</w:delText>
          </w:r>
          <w:r w:rsidRPr="1F230543">
            <w:rPr>
              <w:sz w:val="22"/>
              <w:szCs w:val="22"/>
              <w:rPrChange w:id="222" w:author="Caldelas, Alan" w:date="2018-11-21T19:02:00Z">
                <w:rPr/>
              </w:rPrChange>
            </w:rPr>
            <w:delText xml:space="preserve"> </w:delText>
          </w:r>
        </w:del>
      </w:ins>
    </w:p>
    <w:p w14:paraId="5CB4CD7E" w14:textId="3D17A719" w:rsidR="004447DE" w:rsidRPr="009036B3" w:rsidRDefault="1F230543">
      <w:pPr>
        <w:pStyle w:val="ListParagraph"/>
        <w:numPr>
          <w:ilvl w:val="1"/>
          <w:numId w:val="116"/>
        </w:numPr>
        <w:spacing w:before="80"/>
        <w:jc w:val="both"/>
        <w:rPr>
          <w:del w:id="223" w:author="De La Cruz, Julio" w:date="2018-11-21T19:47:00Z"/>
        </w:rPr>
        <w:pPrChange w:id="224" w:author="Caldelas, Alan" w:date="2018-11-21T19:02:00Z">
          <w:pPr>
            <w:pStyle w:val="paragraph0"/>
            <w:numPr>
              <w:ilvl w:val="1"/>
              <w:numId w:val="80"/>
            </w:numPr>
            <w:tabs>
              <w:tab w:val="num" w:pos="1440"/>
            </w:tabs>
            <w:ind w:left="1440" w:hanging="360"/>
            <w:jc w:val="both"/>
            <w:textAlignment w:val="baseline"/>
          </w:pPr>
        </w:pPrChange>
      </w:pPr>
      <w:ins w:id="225" w:author="Caldelas, Alan" w:date="2018-11-21T19:02:00Z">
        <w:del w:id="226" w:author="De La Cruz, Julio" w:date="2018-11-21T19:47:00Z">
          <w:r w:rsidRPr="1F230543">
            <w:rPr>
              <w:sz w:val="22"/>
              <w:szCs w:val="22"/>
              <w:rPrChange w:id="227" w:author="Caldelas, Alan" w:date="2018-11-21T19:02:00Z">
                <w:rPr/>
              </w:rPrChange>
            </w:rPr>
            <w:delText>A button “Clear All</w:delText>
          </w:r>
          <w:r w:rsidR="234FFC8F" w:rsidRPr="234FFC8F">
            <w:rPr>
              <w:sz w:val="22"/>
              <w:szCs w:val="22"/>
              <w:rPrChange w:id="228" w:author="Caldelas, Alan" w:date="2018-11-21T19:02:00Z">
                <w:rPr/>
              </w:rPrChange>
            </w:rPr>
            <w:delText>.</w:delText>
          </w:r>
          <w:r w:rsidRPr="234FFC8F">
            <w:rPr>
              <w:sz w:val="22"/>
              <w:szCs w:val="22"/>
              <w:rPrChange w:id="229" w:author="Caldelas, Alan" w:date="2018-11-21T19:02:00Z">
                <w:rPr/>
              </w:rPrChange>
            </w:rPr>
            <w:delText>”</w:delText>
          </w:r>
          <w:r w:rsidRPr="1F230543">
            <w:rPr>
              <w:sz w:val="22"/>
              <w:szCs w:val="22"/>
              <w:rPrChange w:id="230" w:author="Caldelas, Alan" w:date="2018-11-21T19:02:00Z">
                <w:rPr/>
              </w:rPrChange>
            </w:rPr>
            <w:delText xml:space="preserve"> </w:delText>
          </w:r>
        </w:del>
      </w:ins>
    </w:p>
    <w:p w14:paraId="2EAA5AAF" w14:textId="5A244DF5" w:rsidR="004447DE" w:rsidRDefault="1F230543">
      <w:pPr>
        <w:pStyle w:val="ListParagraph"/>
        <w:numPr>
          <w:ilvl w:val="1"/>
          <w:numId w:val="116"/>
        </w:numPr>
        <w:spacing w:before="80"/>
        <w:rPr>
          <w:rPrChange w:id="231" w:author="Caldelas, Alan" w:date="2018-11-21T20:47:00Z">
            <w:rPr>
              <w:rFonts w:ascii="Segoe UI" w:hAnsi="Segoe UI" w:cs="Segoe UI"/>
              <w:sz w:val="18"/>
              <w:szCs w:val="18"/>
            </w:rPr>
          </w:rPrChange>
        </w:rPr>
        <w:pPrChange w:id="232" w:author="Caldelas, Alan" w:date="2018-11-21T20:47:00Z">
          <w:pPr>
            <w:pStyle w:val="paragraph0"/>
            <w:numPr>
              <w:ilvl w:val="1"/>
              <w:numId w:val="79"/>
            </w:numPr>
            <w:spacing w:before="0" w:beforeAutospacing="0" w:after="0" w:afterAutospacing="0"/>
            <w:ind w:left="1440" w:hanging="360"/>
            <w:jc w:val="both"/>
            <w:textAlignment w:val="baseline"/>
          </w:pPr>
        </w:pPrChange>
      </w:pPr>
      <w:ins w:id="233" w:author="Caldelas, Alan" w:date="2018-11-21T19:02:00Z">
        <w:del w:id="234" w:author="De La Cruz, Julio" w:date="2018-11-21T19:47:00Z">
          <w:r w:rsidRPr="1F230543">
            <w:rPr>
              <w:sz w:val="22"/>
              <w:szCs w:val="22"/>
              <w:rPrChange w:id="235" w:author="Caldelas, Alan" w:date="2018-11-21T19:02:00Z">
                <w:rPr/>
              </w:rPrChange>
            </w:rPr>
            <w:delText>A button “Close.”</w:delText>
          </w:r>
        </w:del>
      </w:ins>
    </w:p>
    <w:p w14:paraId="5865B4A1" w14:textId="77777777" w:rsidR="008619E4" w:rsidRDefault="008619E4" w:rsidP="008619E4">
      <w:pPr>
        <w:pStyle w:val="ListAlpa"/>
        <w:numPr>
          <w:ilvl w:val="0"/>
          <w:numId w:val="0"/>
        </w:numPr>
        <w:ind w:left="720" w:hanging="360"/>
      </w:pPr>
    </w:p>
    <w:p w14:paraId="50CF6226" w14:textId="0B5A0F1D" w:rsidR="008619E4" w:rsidRDefault="00A6068D" w:rsidP="00CE25B0">
      <w:pPr>
        <w:pStyle w:val="ListAlpa"/>
        <w:numPr>
          <w:ilvl w:val="0"/>
          <w:numId w:val="0"/>
        </w:numPr>
        <w:ind w:left="360"/>
        <w:jc w:val="center"/>
        <w:rPr>
          <w:noProof/>
        </w:rPr>
      </w:pPr>
      <w:r w:rsidRPr="007A7D89">
        <w:rPr>
          <w:noProof/>
        </w:rPr>
        <w:lastRenderedPageBreak/>
        <w:drawing>
          <wp:inline distT="0" distB="0" distL="0" distR="0" wp14:anchorId="20542DB7" wp14:editId="6A77A74C">
            <wp:extent cx="5286375" cy="42957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62981" t="34860" r="11397" b="28107"/>
                    <a:stretch>
                      <a:fillRect/>
                    </a:stretch>
                  </pic:blipFill>
                  <pic:spPr bwMode="auto">
                    <a:xfrm>
                      <a:off x="0" y="0"/>
                      <a:ext cx="5286375" cy="4295775"/>
                    </a:xfrm>
                    <a:prstGeom prst="rect">
                      <a:avLst/>
                    </a:prstGeom>
                    <a:noFill/>
                    <a:ln>
                      <a:noFill/>
                    </a:ln>
                  </pic:spPr>
                </pic:pic>
              </a:graphicData>
            </a:graphic>
          </wp:inline>
        </w:drawing>
      </w:r>
    </w:p>
    <w:p w14:paraId="3EF52798" w14:textId="77777777" w:rsidR="00CE25B0" w:rsidRDefault="00CE25B0" w:rsidP="00CE25B0">
      <w:pPr>
        <w:pStyle w:val="ListAlpa"/>
        <w:numPr>
          <w:ilvl w:val="0"/>
          <w:numId w:val="0"/>
        </w:numPr>
        <w:ind w:left="360"/>
        <w:jc w:val="center"/>
        <w:rPr>
          <w:noProof/>
        </w:rPr>
      </w:pPr>
      <w:r>
        <w:rPr>
          <w:noProof/>
        </w:rPr>
        <w:t>Figure 3: Capture Filter Interface</w:t>
      </w:r>
    </w:p>
    <w:p w14:paraId="5DFCB940" w14:textId="77777777" w:rsidR="0078379A" w:rsidRDefault="0078379A" w:rsidP="00CE25B0">
      <w:pPr>
        <w:pStyle w:val="ListAlpa"/>
        <w:numPr>
          <w:ilvl w:val="0"/>
          <w:numId w:val="0"/>
        </w:numPr>
        <w:ind w:left="360"/>
        <w:jc w:val="center"/>
        <w:rPr>
          <w:noProof/>
        </w:rPr>
      </w:pPr>
    </w:p>
    <w:p w14:paraId="435BAD95" w14:textId="77777777" w:rsidR="0078379A" w:rsidRPr="0078379A" w:rsidRDefault="0078379A"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78379A">
        <w:rPr>
          <w:rStyle w:val="normaltextrun"/>
          <w:sz w:val="20"/>
          <w:szCs w:val="20"/>
        </w:rPr>
        <w:t>As shown in Figure 4, the “Edit Packet Interface” window shall include the following:</w:t>
      </w:r>
      <w:r w:rsidRPr="0078379A">
        <w:rPr>
          <w:rStyle w:val="eop"/>
          <w:sz w:val="20"/>
          <w:szCs w:val="20"/>
        </w:rPr>
        <w:t> </w:t>
      </w:r>
    </w:p>
    <w:p w14:paraId="2F1F0519" w14:textId="77777777" w:rsidR="0078379A" w:rsidRPr="0078379A" w:rsidRDefault="0078379A" w:rsidP="001F537B">
      <w:pPr>
        <w:pStyle w:val="paragraph0"/>
        <w:numPr>
          <w:ilvl w:val="0"/>
          <w:numId w:val="37"/>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“Save Changes”.</w:t>
      </w:r>
      <w:r w:rsidRPr="0078379A">
        <w:rPr>
          <w:rStyle w:val="eop"/>
          <w:sz w:val="20"/>
          <w:szCs w:val="20"/>
        </w:rPr>
        <w:t> </w:t>
      </w:r>
    </w:p>
    <w:p w14:paraId="54134CFF" w14:textId="63EEB817" w:rsidR="0078379A" w:rsidRPr="0078379A" w:rsidRDefault="0078379A" w:rsidP="001F537B">
      <w:pPr>
        <w:pStyle w:val="paragraph0"/>
        <w:numPr>
          <w:ilvl w:val="0"/>
          <w:numId w:val="38"/>
        </w:numPr>
        <w:spacing w:before="0" w:beforeAutospacing="0" w:after="0" w:afterAutospacing="0"/>
        <w:ind w:left="2347" w:hanging="720"/>
        <w:jc w:val="both"/>
        <w:textAlignment w:val="baseline"/>
        <w:rPr>
          <w:sz w:val="20"/>
          <w:szCs w:val="20"/>
        </w:rPr>
      </w:pPr>
      <w:r w:rsidRPr="0078379A">
        <w:rPr>
          <w:rStyle w:val="normaltextrun"/>
          <w:sz w:val="20"/>
          <w:szCs w:val="20"/>
        </w:rPr>
        <w:t xml:space="preserve">A rectangular </w:t>
      </w:r>
      <w:r w:rsidR="1E080328" w:rsidRPr="1E080328">
        <w:rPr>
          <w:rStyle w:val="normaltextrun"/>
          <w:sz w:val="20"/>
          <w:szCs w:val="20"/>
        </w:rPr>
        <w:t>panel</w:t>
      </w:r>
      <w:r w:rsidRPr="0078379A">
        <w:rPr>
          <w:rStyle w:val="normaltextrun"/>
          <w:sz w:val="20"/>
          <w:szCs w:val="20"/>
        </w:rPr>
        <w:t xml:space="preserve"> with the information of the selected packet, separated by layer, as well as a scroll bar if needed.</w:t>
      </w:r>
      <w:r w:rsidRPr="3898E538">
        <w:rPr>
          <w:rStyle w:val="normaltextrun"/>
          <w:sz w:val="20"/>
          <w:szCs w:val="20"/>
        </w:rPr>
        <w:t> </w:t>
      </w:r>
    </w:p>
    <w:p w14:paraId="037DC654" w14:textId="77777777" w:rsidR="0078379A" w:rsidRPr="0078379A" w:rsidRDefault="0078379A" w:rsidP="001F537B">
      <w:pPr>
        <w:pStyle w:val="paragraph0"/>
        <w:numPr>
          <w:ilvl w:val="0"/>
          <w:numId w:val="39"/>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“Fuzz…”.</w:t>
      </w:r>
      <w:r w:rsidRPr="0078379A">
        <w:rPr>
          <w:rStyle w:val="eop"/>
          <w:sz w:val="20"/>
          <w:szCs w:val="20"/>
        </w:rPr>
        <w:t> </w:t>
      </w:r>
    </w:p>
    <w:p w14:paraId="0B2E4961" w14:textId="77777777" w:rsidR="0078379A" w:rsidRPr="0078379A" w:rsidRDefault="0078379A" w:rsidP="001F537B">
      <w:pPr>
        <w:pStyle w:val="paragraph0"/>
        <w:numPr>
          <w:ilvl w:val="0"/>
          <w:numId w:val="40"/>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“Cancel”.</w:t>
      </w:r>
      <w:r w:rsidRPr="0078379A">
        <w:rPr>
          <w:rStyle w:val="eop"/>
          <w:sz w:val="20"/>
          <w:szCs w:val="20"/>
        </w:rPr>
        <w:t> </w:t>
      </w:r>
    </w:p>
    <w:p w14:paraId="09C1BEF2" w14:textId="77777777" w:rsidR="0078379A" w:rsidRPr="0078379A" w:rsidRDefault="0078379A" w:rsidP="001F537B">
      <w:pPr>
        <w:pStyle w:val="paragraph0"/>
        <w:numPr>
          <w:ilvl w:val="0"/>
          <w:numId w:val="41"/>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“Forward”.</w:t>
      </w:r>
      <w:r w:rsidRPr="0078379A">
        <w:rPr>
          <w:rStyle w:val="eop"/>
          <w:sz w:val="20"/>
          <w:szCs w:val="20"/>
        </w:rPr>
        <w:t> </w:t>
      </w:r>
    </w:p>
    <w:p w14:paraId="68C6FFEF" w14:textId="77777777" w:rsidR="0078379A" w:rsidRPr="0078379A" w:rsidRDefault="0078379A" w:rsidP="001F537B">
      <w:pPr>
        <w:pStyle w:val="paragraph0"/>
        <w:numPr>
          <w:ilvl w:val="0"/>
          <w:numId w:val="42"/>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“Drop”.</w:t>
      </w:r>
      <w:r w:rsidRPr="0078379A">
        <w:rPr>
          <w:rStyle w:val="eop"/>
          <w:sz w:val="20"/>
          <w:szCs w:val="20"/>
        </w:rPr>
        <w:t> </w:t>
      </w:r>
    </w:p>
    <w:p w14:paraId="3555729B" w14:textId="77777777" w:rsidR="0078379A" w:rsidRPr="0078379A" w:rsidRDefault="0078379A" w:rsidP="001F537B">
      <w:pPr>
        <w:pStyle w:val="paragraph0"/>
        <w:numPr>
          <w:ilvl w:val="0"/>
          <w:numId w:val="43"/>
        </w:numPr>
        <w:spacing w:before="0" w:beforeAutospacing="0" w:after="0" w:afterAutospacing="0"/>
        <w:ind w:left="1620" w:firstLine="0"/>
        <w:jc w:val="both"/>
        <w:textAlignment w:val="baseline"/>
        <w:rPr>
          <w:sz w:val="20"/>
          <w:szCs w:val="20"/>
        </w:rPr>
      </w:pPr>
      <w:r w:rsidRPr="0078379A">
        <w:rPr>
          <w:rStyle w:val="normaltextrun"/>
          <w:sz w:val="20"/>
          <w:szCs w:val="20"/>
        </w:rPr>
        <w:t>A button labeled as “Close”.</w:t>
      </w:r>
    </w:p>
    <w:p w14:paraId="2A1A64AC" w14:textId="77777777" w:rsidR="0078379A" w:rsidRDefault="0078379A" w:rsidP="0078379A">
      <w:pPr>
        <w:pStyle w:val="ListAlpa"/>
        <w:numPr>
          <w:ilvl w:val="0"/>
          <w:numId w:val="0"/>
        </w:numPr>
        <w:ind w:left="360"/>
      </w:pPr>
    </w:p>
    <w:p w14:paraId="5194F572" w14:textId="31F9E74A" w:rsidR="00CC44E7" w:rsidRDefault="00A6068D" w:rsidP="00CE25B0">
      <w:pPr>
        <w:pStyle w:val="ListAlpa"/>
        <w:numPr>
          <w:ilvl w:val="0"/>
          <w:numId w:val="0"/>
        </w:numPr>
        <w:ind w:left="720" w:hanging="360"/>
        <w:jc w:val="center"/>
        <w:rPr>
          <w:noProof/>
        </w:rPr>
      </w:pPr>
      <w:r w:rsidRPr="00047856">
        <w:rPr>
          <w:noProof/>
        </w:rPr>
        <w:lastRenderedPageBreak/>
        <w:drawing>
          <wp:inline distT="0" distB="0" distL="0" distR="0" wp14:anchorId="586A8611" wp14:editId="23E56254">
            <wp:extent cx="4810125" cy="4591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22" t="26721" r="33386" b="5325"/>
                    <a:stretch>
                      <a:fillRect/>
                    </a:stretch>
                  </pic:blipFill>
                  <pic:spPr bwMode="auto">
                    <a:xfrm>
                      <a:off x="0" y="0"/>
                      <a:ext cx="4810125" cy="4591050"/>
                    </a:xfrm>
                    <a:prstGeom prst="rect">
                      <a:avLst/>
                    </a:prstGeom>
                    <a:noFill/>
                    <a:ln>
                      <a:noFill/>
                    </a:ln>
                  </pic:spPr>
                </pic:pic>
              </a:graphicData>
            </a:graphic>
          </wp:inline>
        </w:drawing>
      </w:r>
    </w:p>
    <w:p w14:paraId="5A9903E2" w14:textId="77777777" w:rsidR="00CE25B0" w:rsidRDefault="00CE25B0" w:rsidP="00CE25B0">
      <w:pPr>
        <w:pStyle w:val="ListAlpa"/>
        <w:numPr>
          <w:ilvl w:val="0"/>
          <w:numId w:val="0"/>
        </w:numPr>
        <w:ind w:left="720" w:hanging="360"/>
        <w:jc w:val="center"/>
        <w:rPr>
          <w:noProof/>
        </w:rPr>
      </w:pPr>
      <w:r>
        <w:rPr>
          <w:noProof/>
        </w:rPr>
        <w:t>Figure 4: Edit Packet Interface</w:t>
      </w:r>
    </w:p>
    <w:p w14:paraId="3B36DD67" w14:textId="77777777" w:rsidR="004447DE" w:rsidRPr="00AD4E8C" w:rsidRDefault="004447DE"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AD4E8C">
        <w:rPr>
          <w:rStyle w:val="normaltextrun"/>
          <w:sz w:val="20"/>
          <w:szCs w:val="20"/>
        </w:rPr>
        <w:t>As shown in Figure 5, the “Unsaved Changes Confirmation Window” shall include the following:</w:t>
      </w:r>
      <w:r w:rsidRPr="00AD4E8C">
        <w:rPr>
          <w:rStyle w:val="eop"/>
          <w:sz w:val="20"/>
          <w:szCs w:val="20"/>
        </w:rPr>
        <w:t> </w:t>
      </w:r>
    </w:p>
    <w:p w14:paraId="42D88C43" w14:textId="77777777" w:rsidR="004447DE" w:rsidRPr="00AD4E8C" w:rsidRDefault="004447DE" w:rsidP="001F537B">
      <w:pPr>
        <w:pStyle w:val="paragraph0"/>
        <w:numPr>
          <w:ilvl w:val="0"/>
          <w:numId w:val="80"/>
        </w:numPr>
        <w:spacing w:before="0" w:beforeAutospacing="0" w:after="0" w:afterAutospacing="0"/>
        <w:ind w:left="900" w:firstLine="0"/>
        <w:jc w:val="both"/>
        <w:textAlignment w:val="baseline"/>
        <w:rPr>
          <w:sz w:val="20"/>
          <w:szCs w:val="20"/>
        </w:rPr>
      </w:pPr>
      <w:r w:rsidRPr="00AD4E8C">
        <w:rPr>
          <w:rStyle w:val="normaltextrun"/>
          <w:sz w:val="20"/>
          <w:szCs w:val="20"/>
        </w:rPr>
        <w:t>Text display that says “All unsaved changes will be lost. Continue?”</w:t>
      </w:r>
      <w:r w:rsidRPr="00AD4E8C">
        <w:rPr>
          <w:rStyle w:val="eop"/>
          <w:sz w:val="20"/>
          <w:szCs w:val="20"/>
        </w:rPr>
        <w:t> </w:t>
      </w:r>
    </w:p>
    <w:p w14:paraId="0889CA00" w14:textId="77777777" w:rsidR="004447DE" w:rsidRPr="00AD4E8C" w:rsidRDefault="004447DE" w:rsidP="001F537B">
      <w:pPr>
        <w:pStyle w:val="paragraph0"/>
        <w:numPr>
          <w:ilvl w:val="0"/>
          <w:numId w:val="81"/>
        </w:numPr>
        <w:spacing w:before="0" w:beforeAutospacing="0" w:after="0" w:afterAutospacing="0"/>
        <w:ind w:left="900" w:firstLine="0"/>
        <w:jc w:val="both"/>
        <w:textAlignment w:val="baseline"/>
        <w:rPr>
          <w:sz w:val="20"/>
          <w:szCs w:val="20"/>
        </w:rPr>
      </w:pPr>
      <w:r w:rsidRPr="00AD4E8C">
        <w:rPr>
          <w:rStyle w:val="normaltextrun"/>
          <w:sz w:val="20"/>
          <w:szCs w:val="20"/>
        </w:rPr>
        <w:t>A button labeled as “Yes”.</w:t>
      </w:r>
      <w:r w:rsidRPr="00AD4E8C">
        <w:rPr>
          <w:rStyle w:val="eop"/>
          <w:sz w:val="20"/>
          <w:szCs w:val="20"/>
        </w:rPr>
        <w:t> </w:t>
      </w:r>
    </w:p>
    <w:p w14:paraId="29170571" w14:textId="77777777" w:rsidR="004447DE" w:rsidRPr="00AD4E8C" w:rsidRDefault="004447DE" w:rsidP="001F537B">
      <w:pPr>
        <w:pStyle w:val="paragraph0"/>
        <w:numPr>
          <w:ilvl w:val="0"/>
          <w:numId w:val="82"/>
        </w:numPr>
        <w:spacing w:before="0" w:beforeAutospacing="0" w:after="0" w:afterAutospacing="0"/>
        <w:ind w:left="900" w:firstLine="0"/>
        <w:jc w:val="both"/>
        <w:textAlignment w:val="baseline"/>
        <w:rPr>
          <w:sz w:val="20"/>
          <w:szCs w:val="20"/>
        </w:rPr>
      </w:pPr>
      <w:r w:rsidRPr="00AD4E8C">
        <w:rPr>
          <w:rStyle w:val="normaltextrun"/>
          <w:sz w:val="20"/>
          <w:szCs w:val="20"/>
        </w:rPr>
        <w:t>A button labeled as “No”.</w:t>
      </w:r>
    </w:p>
    <w:p w14:paraId="733896AA" w14:textId="77777777" w:rsidR="004447DE" w:rsidRDefault="004447DE" w:rsidP="00AD4E8C">
      <w:pPr>
        <w:pStyle w:val="ListAlpa"/>
        <w:numPr>
          <w:ilvl w:val="0"/>
          <w:numId w:val="0"/>
        </w:numPr>
        <w:ind w:left="720" w:hanging="360"/>
        <w:rPr>
          <w:noProof/>
        </w:rPr>
      </w:pPr>
    </w:p>
    <w:p w14:paraId="5CF8F70F" w14:textId="7023EAD8" w:rsidR="00CC44E7" w:rsidRDefault="00A6068D" w:rsidP="00CE25B0">
      <w:pPr>
        <w:pStyle w:val="ListAlpa"/>
        <w:numPr>
          <w:ilvl w:val="0"/>
          <w:numId w:val="0"/>
        </w:numPr>
        <w:ind w:left="720" w:hanging="360"/>
        <w:jc w:val="center"/>
        <w:rPr>
          <w:noProof/>
        </w:rPr>
      </w:pPr>
      <w:r w:rsidRPr="00047856">
        <w:rPr>
          <w:noProof/>
        </w:rPr>
        <w:drawing>
          <wp:inline distT="0" distB="0" distL="0" distR="0" wp14:anchorId="09A62A0C" wp14:editId="513EC54D">
            <wp:extent cx="3238500" cy="12287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45123" t="50291" r="32280" b="34616"/>
                    <a:stretch>
                      <a:fillRect/>
                    </a:stretch>
                  </pic:blipFill>
                  <pic:spPr bwMode="auto">
                    <a:xfrm>
                      <a:off x="0" y="0"/>
                      <a:ext cx="3238500" cy="1228725"/>
                    </a:xfrm>
                    <a:prstGeom prst="rect">
                      <a:avLst/>
                    </a:prstGeom>
                    <a:noFill/>
                    <a:ln>
                      <a:noFill/>
                    </a:ln>
                  </pic:spPr>
                </pic:pic>
              </a:graphicData>
            </a:graphic>
          </wp:inline>
        </w:drawing>
      </w:r>
    </w:p>
    <w:p w14:paraId="562AEBAA" w14:textId="77777777" w:rsidR="00CE25B0" w:rsidRDefault="00CE25B0" w:rsidP="00CE25B0">
      <w:pPr>
        <w:pStyle w:val="ListAlpa"/>
        <w:numPr>
          <w:ilvl w:val="0"/>
          <w:numId w:val="0"/>
        </w:numPr>
        <w:ind w:left="720" w:hanging="360"/>
        <w:jc w:val="center"/>
        <w:rPr>
          <w:noProof/>
        </w:rPr>
      </w:pPr>
      <w:r>
        <w:rPr>
          <w:noProof/>
        </w:rPr>
        <w:t>Figure 5: Unsaved Changes Confirmation Window</w:t>
      </w:r>
    </w:p>
    <w:p w14:paraId="479FC434" w14:textId="77777777" w:rsidR="00B9364B" w:rsidRDefault="00B9364B" w:rsidP="00CE25B0">
      <w:pPr>
        <w:pStyle w:val="ListAlpa"/>
        <w:numPr>
          <w:ilvl w:val="0"/>
          <w:numId w:val="0"/>
        </w:numPr>
        <w:ind w:left="720" w:hanging="360"/>
        <w:jc w:val="center"/>
        <w:rPr>
          <w:noProof/>
        </w:rPr>
      </w:pPr>
    </w:p>
    <w:p w14:paraId="5736EADC" w14:textId="77777777" w:rsidR="00B9364B" w:rsidRPr="00AD4E8C" w:rsidRDefault="00B9364B"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AD4E8C">
        <w:rPr>
          <w:rStyle w:val="normaltextrun"/>
          <w:sz w:val="20"/>
          <w:szCs w:val="20"/>
        </w:rPr>
        <w:t>As shown in Figure 6.1, the “</w:t>
      </w:r>
      <w:r w:rsidRPr="00AD4E8C">
        <w:rPr>
          <w:rStyle w:val="spellingerror"/>
          <w:sz w:val="20"/>
          <w:szCs w:val="20"/>
        </w:rPr>
        <w:t>Fuzzer</w:t>
      </w:r>
      <w:r w:rsidRPr="00AD4E8C">
        <w:rPr>
          <w:rStyle w:val="normaltextrun"/>
          <w:sz w:val="20"/>
          <w:szCs w:val="20"/>
        </w:rPr>
        <w:t> Interface 1” window shall include the following:</w:t>
      </w:r>
      <w:r w:rsidRPr="00AD4E8C">
        <w:rPr>
          <w:rStyle w:val="eop"/>
          <w:sz w:val="20"/>
          <w:szCs w:val="20"/>
        </w:rPr>
        <w:t> </w:t>
      </w:r>
    </w:p>
    <w:p w14:paraId="70DCF04E" w14:textId="29DF9779" w:rsidR="00B9364B" w:rsidRPr="00AD4E8C" w:rsidRDefault="00B9364B" w:rsidP="001F537B">
      <w:pPr>
        <w:pStyle w:val="paragraph0"/>
        <w:numPr>
          <w:ilvl w:val="0"/>
          <w:numId w:val="48"/>
        </w:numPr>
        <w:spacing w:before="0" w:beforeAutospacing="0" w:after="0" w:afterAutospacing="0"/>
        <w:ind w:left="2347" w:hanging="720"/>
        <w:jc w:val="both"/>
        <w:textAlignment w:val="baseline"/>
        <w:rPr>
          <w:sz w:val="20"/>
          <w:szCs w:val="20"/>
        </w:rPr>
      </w:pPr>
      <w:r w:rsidRPr="00AD4E8C">
        <w:rPr>
          <w:rStyle w:val="normaltextrun"/>
          <w:sz w:val="20"/>
          <w:szCs w:val="20"/>
        </w:rPr>
        <w:t xml:space="preserve">A </w:t>
      </w:r>
      <w:r w:rsidR="1EF7CA0C" w:rsidRPr="1EF7CA0C">
        <w:rPr>
          <w:rStyle w:val="normaltextrun"/>
          <w:sz w:val="20"/>
          <w:szCs w:val="20"/>
        </w:rPr>
        <w:t>panel</w:t>
      </w:r>
      <w:r w:rsidRPr="00AD4E8C">
        <w:rPr>
          <w:rStyle w:val="normaltextrun"/>
          <w:sz w:val="20"/>
          <w:szCs w:val="20"/>
        </w:rPr>
        <w:t xml:space="preserve"> labeled as “Select files to use as samples for AFL”, that will contain the directories and files of the local system.</w:t>
      </w:r>
      <w:r w:rsidRPr="1EF7CA0C">
        <w:rPr>
          <w:rStyle w:val="normaltextrun"/>
          <w:sz w:val="20"/>
          <w:szCs w:val="20"/>
        </w:rPr>
        <w:t> </w:t>
      </w:r>
    </w:p>
    <w:p w14:paraId="66FBE03D" w14:textId="63F6DEC8" w:rsidR="00B9364B" w:rsidRPr="00AD4E8C" w:rsidRDefault="00B9364B" w:rsidP="001F537B">
      <w:pPr>
        <w:pStyle w:val="paragraph0"/>
        <w:numPr>
          <w:ilvl w:val="0"/>
          <w:numId w:val="49"/>
        </w:numPr>
        <w:spacing w:before="0" w:beforeAutospacing="0" w:after="0" w:afterAutospacing="0"/>
        <w:ind w:left="2347" w:hanging="720"/>
        <w:jc w:val="both"/>
        <w:textAlignment w:val="baseline"/>
        <w:rPr>
          <w:sz w:val="20"/>
          <w:szCs w:val="20"/>
        </w:rPr>
      </w:pPr>
      <w:r w:rsidRPr="00AD4E8C">
        <w:rPr>
          <w:rStyle w:val="normaltextrun"/>
          <w:sz w:val="20"/>
          <w:szCs w:val="20"/>
        </w:rPr>
        <w:t xml:space="preserve">A </w:t>
      </w:r>
      <w:r w:rsidR="1EF7CA0C" w:rsidRPr="1EF7CA0C">
        <w:rPr>
          <w:rStyle w:val="normaltextrun"/>
          <w:sz w:val="20"/>
          <w:szCs w:val="20"/>
        </w:rPr>
        <w:t>panel</w:t>
      </w:r>
      <w:r w:rsidRPr="00AD4E8C">
        <w:rPr>
          <w:rStyle w:val="normaltextrun"/>
          <w:sz w:val="20"/>
          <w:szCs w:val="20"/>
        </w:rPr>
        <w:t xml:space="preserve"> labeled as “Selected files:”, that will contain files that have been selected by the user.</w:t>
      </w:r>
      <w:r w:rsidRPr="1EF7CA0C">
        <w:rPr>
          <w:rStyle w:val="normaltextrun"/>
          <w:sz w:val="20"/>
          <w:szCs w:val="20"/>
        </w:rPr>
        <w:t> </w:t>
      </w:r>
    </w:p>
    <w:p w14:paraId="67D66065" w14:textId="2BC2CB36" w:rsidR="00B9364B" w:rsidRPr="00AD4E8C" w:rsidRDefault="00B9364B" w:rsidP="001F537B">
      <w:pPr>
        <w:pStyle w:val="paragraph0"/>
        <w:numPr>
          <w:ilvl w:val="0"/>
          <w:numId w:val="50"/>
        </w:numPr>
        <w:spacing w:before="0" w:beforeAutospacing="0" w:after="0" w:afterAutospacing="0"/>
        <w:ind w:left="2347" w:hanging="720"/>
        <w:jc w:val="both"/>
        <w:textAlignment w:val="baseline"/>
        <w:rPr>
          <w:sz w:val="20"/>
          <w:szCs w:val="20"/>
        </w:rPr>
      </w:pPr>
      <w:r w:rsidRPr="00AD4E8C">
        <w:rPr>
          <w:rStyle w:val="normaltextrun"/>
          <w:sz w:val="20"/>
          <w:szCs w:val="20"/>
        </w:rPr>
        <w:lastRenderedPageBreak/>
        <w:t xml:space="preserve">A </w:t>
      </w:r>
      <w:r w:rsidR="6400C7C9" w:rsidRPr="6400C7C9">
        <w:rPr>
          <w:rStyle w:val="normaltextrun"/>
          <w:sz w:val="20"/>
          <w:szCs w:val="20"/>
        </w:rPr>
        <w:t>panel</w:t>
      </w:r>
      <w:r w:rsidRPr="00AD4E8C">
        <w:rPr>
          <w:rStyle w:val="normaltextrun"/>
          <w:sz w:val="20"/>
          <w:szCs w:val="20"/>
        </w:rPr>
        <w:t xml:space="preserve"> labeled as “Select fields you want to fuzz:”, that contains the names of the fields that are available to be fuzzed.</w:t>
      </w:r>
      <w:r w:rsidRPr="6400C7C9">
        <w:rPr>
          <w:rStyle w:val="normaltextrun"/>
          <w:sz w:val="20"/>
          <w:szCs w:val="20"/>
        </w:rPr>
        <w:t> </w:t>
      </w:r>
    </w:p>
    <w:p w14:paraId="263CF389" w14:textId="77777777" w:rsidR="00B9364B" w:rsidRPr="00AD4E8C" w:rsidRDefault="00B9364B" w:rsidP="001F537B">
      <w:pPr>
        <w:pStyle w:val="paragraph0"/>
        <w:numPr>
          <w:ilvl w:val="0"/>
          <w:numId w:val="51"/>
        </w:numPr>
        <w:spacing w:before="0" w:beforeAutospacing="0" w:after="0" w:afterAutospacing="0"/>
        <w:ind w:left="2347" w:hanging="720"/>
        <w:jc w:val="both"/>
        <w:textAlignment w:val="baseline"/>
        <w:rPr>
          <w:sz w:val="20"/>
          <w:szCs w:val="20"/>
        </w:rPr>
      </w:pPr>
      <w:r w:rsidRPr="00AD4E8C">
        <w:rPr>
          <w:rStyle w:val="normaltextrun"/>
          <w:sz w:val="20"/>
          <w:szCs w:val="20"/>
        </w:rPr>
        <w:t>Check</w:t>
      </w:r>
      <w:r w:rsidR="004447DE">
        <w:rPr>
          <w:rStyle w:val="normaltextrun"/>
          <w:sz w:val="20"/>
          <w:szCs w:val="20"/>
        </w:rPr>
        <w:t xml:space="preserve"> </w:t>
      </w:r>
      <w:r w:rsidRPr="00AD4E8C">
        <w:rPr>
          <w:rStyle w:val="normaltextrun"/>
          <w:sz w:val="20"/>
          <w:szCs w:val="20"/>
        </w:rPr>
        <w:t>boxes next to the names of each of the available fields.</w:t>
      </w:r>
      <w:r w:rsidRPr="00AD4E8C">
        <w:rPr>
          <w:rStyle w:val="eop"/>
          <w:sz w:val="20"/>
          <w:szCs w:val="20"/>
        </w:rPr>
        <w:t> </w:t>
      </w:r>
    </w:p>
    <w:p w14:paraId="0B579761" w14:textId="77777777" w:rsidR="00B9364B" w:rsidRPr="00AD4E8C" w:rsidRDefault="00B9364B" w:rsidP="001F537B">
      <w:pPr>
        <w:pStyle w:val="paragraph0"/>
        <w:numPr>
          <w:ilvl w:val="0"/>
          <w:numId w:val="52"/>
        </w:numPr>
        <w:spacing w:before="0" w:beforeAutospacing="0" w:after="0" w:afterAutospacing="0"/>
        <w:ind w:left="2347" w:hanging="720"/>
        <w:jc w:val="both"/>
        <w:textAlignment w:val="baseline"/>
        <w:rPr>
          <w:sz w:val="20"/>
          <w:szCs w:val="20"/>
        </w:rPr>
      </w:pPr>
      <w:r w:rsidRPr="00AD4E8C">
        <w:rPr>
          <w:rStyle w:val="normaltextrun"/>
          <w:sz w:val="20"/>
          <w:szCs w:val="20"/>
        </w:rPr>
        <w:t>A button labeled as “Cancel”.</w:t>
      </w:r>
      <w:r w:rsidRPr="00AD4E8C">
        <w:rPr>
          <w:rStyle w:val="eop"/>
          <w:sz w:val="20"/>
          <w:szCs w:val="20"/>
        </w:rPr>
        <w:t> </w:t>
      </w:r>
    </w:p>
    <w:p w14:paraId="3A571817" w14:textId="77777777" w:rsidR="00B9364B" w:rsidRPr="00AD4E8C" w:rsidRDefault="00B9364B" w:rsidP="001F537B">
      <w:pPr>
        <w:pStyle w:val="paragraph0"/>
        <w:numPr>
          <w:ilvl w:val="0"/>
          <w:numId w:val="53"/>
        </w:numPr>
        <w:spacing w:before="0" w:beforeAutospacing="0" w:after="0" w:afterAutospacing="0"/>
        <w:ind w:left="2347" w:hanging="720"/>
        <w:jc w:val="both"/>
        <w:textAlignment w:val="baseline"/>
        <w:rPr>
          <w:sz w:val="20"/>
          <w:szCs w:val="20"/>
        </w:rPr>
      </w:pPr>
      <w:r w:rsidRPr="00AD4E8C">
        <w:rPr>
          <w:rStyle w:val="normaltextrun"/>
          <w:sz w:val="20"/>
          <w:szCs w:val="20"/>
        </w:rPr>
        <w:t>A button labeled as “Continue”.</w:t>
      </w:r>
    </w:p>
    <w:p w14:paraId="3A43F882" w14:textId="77777777" w:rsidR="00B9364B" w:rsidRDefault="00B9364B" w:rsidP="00B9364B">
      <w:pPr>
        <w:pStyle w:val="ListAlpa"/>
        <w:numPr>
          <w:ilvl w:val="0"/>
          <w:numId w:val="0"/>
        </w:numPr>
        <w:ind w:left="720" w:hanging="360"/>
        <w:rPr>
          <w:noProof/>
        </w:rPr>
      </w:pPr>
    </w:p>
    <w:p w14:paraId="5CA15802" w14:textId="00D03810" w:rsidR="00507828" w:rsidRDefault="00A6068D" w:rsidP="00CE25B0">
      <w:pPr>
        <w:pStyle w:val="ListAlpa"/>
        <w:numPr>
          <w:ilvl w:val="0"/>
          <w:numId w:val="0"/>
        </w:numPr>
        <w:ind w:left="720" w:hanging="360"/>
        <w:jc w:val="center"/>
        <w:rPr>
          <w:noProof/>
        </w:rPr>
      </w:pPr>
      <w:r w:rsidRPr="00047856">
        <w:rPr>
          <w:noProof/>
        </w:rPr>
        <w:drawing>
          <wp:inline distT="0" distB="0" distL="0" distR="0" wp14:anchorId="46A7C91A" wp14:editId="3D4AFCC7">
            <wp:extent cx="4972050" cy="4572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26456" t="26332" r="33278" b="7692"/>
                    <a:stretch>
                      <a:fillRect/>
                    </a:stretch>
                  </pic:blipFill>
                  <pic:spPr bwMode="auto">
                    <a:xfrm>
                      <a:off x="0" y="0"/>
                      <a:ext cx="4972050" cy="4572000"/>
                    </a:xfrm>
                    <a:prstGeom prst="rect">
                      <a:avLst/>
                    </a:prstGeom>
                    <a:noFill/>
                    <a:ln>
                      <a:noFill/>
                    </a:ln>
                  </pic:spPr>
                </pic:pic>
              </a:graphicData>
            </a:graphic>
          </wp:inline>
        </w:drawing>
      </w:r>
    </w:p>
    <w:p w14:paraId="34BA3B30" w14:textId="77777777" w:rsidR="00B86CBC" w:rsidRDefault="00CE25B0" w:rsidP="00CE25B0">
      <w:pPr>
        <w:pStyle w:val="ListAlpa"/>
        <w:numPr>
          <w:ilvl w:val="0"/>
          <w:numId w:val="0"/>
        </w:numPr>
        <w:ind w:left="720" w:hanging="360"/>
        <w:jc w:val="center"/>
        <w:rPr>
          <w:noProof/>
        </w:rPr>
      </w:pPr>
      <w:r>
        <w:rPr>
          <w:noProof/>
        </w:rPr>
        <w:t>Figure 6</w:t>
      </w:r>
      <w:r w:rsidR="00B9364B">
        <w:rPr>
          <w:noProof/>
        </w:rPr>
        <w:t>.1</w:t>
      </w:r>
      <w:r>
        <w:rPr>
          <w:noProof/>
        </w:rPr>
        <w:t>: Fuzzer Interface</w:t>
      </w:r>
      <w:r w:rsidR="00B9364B">
        <w:rPr>
          <w:noProof/>
        </w:rPr>
        <w:t xml:space="preserve"> 1</w:t>
      </w:r>
    </w:p>
    <w:p w14:paraId="677D80F1" w14:textId="77777777" w:rsidR="00B9364B" w:rsidRDefault="00B9364B" w:rsidP="00CE25B0">
      <w:pPr>
        <w:pStyle w:val="ListAlpa"/>
        <w:numPr>
          <w:ilvl w:val="0"/>
          <w:numId w:val="0"/>
        </w:numPr>
        <w:ind w:left="720" w:hanging="360"/>
        <w:jc w:val="center"/>
        <w:rPr>
          <w:noProof/>
        </w:rPr>
      </w:pPr>
    </w:p>
    <w:p w14:paraId="54C89BF4" w14:textId="77777777" w:rsidR="00B9364B" w:rsidRPr="00B9364B" w:rsidRDefault="00B9364B" w:rsidP="001F537B">
      <w:pPr>
        <w:pStyle w:val="paragraph0"/>
        <w:numPr>
          <w:ilvl w:val="0"/>
          <w:numId w:val="22"/>
        </w:numPr>
        <w:spacing w:before="0" w:beforeAutospacing="0" w:after="0" w:afterAutospacing="0"/>
        <w:jc w:val="both"/>
        <w:textAlignment w:val="baseline"/>
        <w:rPr>
          <w:rFonts w:ascii="Segoe UI" w:hAnsi="Segoe UI" w:cs="Segoe UI"/>
          <w:sz w:val="20"/>
          <w:szCs w:val="20"/>
        </w:rPr>
      </w:pPr>
      <w:r w:rsidRPr="00B9364B">
        <w:rPr>
          <w:rStyle w:val="normaltextrun"/>
          <w:sz w:val="20"/>
          <w:szCs w:val="20"/>
        </w:rPr>
        <w:t>As shown in Figure 6.2, the “</w:t>
      </w:r>
      <w:r w:rsidRPr="00B9364B">
        <w:rPr>
          <w:rStyle w:val="spellingerror"/>
          <w:sz w:val="20"/>
          <w:szCs w:val="20"/>
        </w:rPr>
        <w:t>Fuzzer</w:t>
      </w:r>
      <w:r w:rsidRPr="00B9364B">
        <w:rPr>
          <w:rStyle w:val="normaltextrun"/>
          <w:sz w:val="20"/>
          <w:szCs w:val="20"/>
        </w:rPr>
        <w:t> Interface 2” window shall include the following:</w:t>
      </w:r>
      <w:r w:rsidRPr="00B9364B">
        <w:rPr>
          <w:rStyle w:val="eop"/>
          <w:sz w:val="20"/>
          <w:szCs w:val="20"/>
        </w:rPr>
        <w:t> </w:t>
      </w:r>
    </w:p>
    <w:p w14:paraId="2F13C9E4" w14:textId="1ECE00DC" w:rsidR="00B9364B" w:rsidRPr="00B9364B" w:rsidRDefault="00B9364B" w:rsidP="001F537B">
      <w:pPr>
        <w:pStyle w:val="paragraph0"/>
        <w:numPr>
          <w:ilvl w:val="0"/>
          <w:numId w:val="44"/>
        </w:numPr>
        <w:spacing w:before="0" w:beforeAutospacing="0" w:after="0" w:afterAutospacing="0"/>
        <w:ind w:left="2347" w:hanging="720"/>
        <w:jc w:val="both"/>
        <w:textAlignment w:val="baseline"/>
        <w:rPr>
          <w:sz w:val="20"/>
          <w:szCs w:val="20"/>
        </w:rPr>
      </w:pPr>
      <w:r w:rsidRPr="00B9364B">
        <w:rPr>
          <w:rStyle w:val="normaltextrun"/>
          <w:sz w:val="20"/>
          <w:szCs w:val="20"/>
        </w:rPr>
        <w:t xml:space="preserve">A </w:t>
      </w:r>
      <w:r w:rsidR="5B44FC3A" w:rsidRPr="5B44FC3A">
        <w:rPr>
          <w:rStyle w:val="normaltextrun"/>
          <w:sz w:val="20"/>
          <w:szCs w:val="20"/>
        </w:rPr>
        <w:t>panel</w:t>
      </w:r>
      <w:r w:rsidRPr="00B9364B">
        <w:rPr>
          <w:rStyle w:val="normaltextrun"/>
          <w:sz w:val="20"/>
          <w:szCs w:val="20"/>
        </w:rPr>
        <w:t xml:space="preserve"> labeled as “Select where to save fuzzed packets:”, that will contain the directories and files of the local system.</w:t>
      </w:r>
      <w:r w:rsidRPr="30712AB4">
        <w:rPr>
          <w:rStyle w:val="normaltextrun"/>
          <w:sz w:val="20"/>
          <w:szCs w:val="20"/>
        </w:rPr>
        <w:t> </w:t>
      </w:r>
    </w:p>
    <w:p w14:paraId="2534F909" w14:textId="25B8A075" w:rsidR="00B9364B" w:rsidRPr="00B9364B" w:rsidRDefault="00B9364B" w:rsidP="001F537B">
      <w:pPr>
        <w:pStyle w:val="paragraph0"/>
        <w:numPr>
          <w:ilvl w:val="0"/>
          <w:numId w:val="45"/>
        </w:numPr>
        <w:spacing w:before="0" w:beforeAutospacing="0" w:after="0" w:afterAutospacing="0"/>
        <w:ind w:left="2347" w:hanging="720"/>
        <w:jc w:val="both"/>
        <w:textAlignment w:val="baseline"/>
        <w:rPr>
          <w:sz w:val="20"/>
          <w:szCs w:val="20"/>
        </w:rPr>
      </w:pPr>
      <w:r w:rsidRPr="00B9364B">
        <w:rPr>
          <w:rStyle w:val="normaltextrun"/>
          <w:sz w:val="20"/>
          <w:szCs w:val="20"/>
        </w:rPr>
        <w:t xml:space="preserve">A text </w:t>
      </w:r>
      <w:r w:rsidR="0A621F30" w:rsidRPr="0A621F30">
        <w:rPr>
          <w:rStyle w:val="normaltextrun"/>
          <w:sz w:val="20"/>
          <w:szCs w:val="20"/>
        </w:rPr>
        <w:t>input box</w:t>
      </w:r>
      <w:r w:rsidRPr="00B9364B">
        <w:rPr>
          <w:rStyle w:val="normaltextrun"/>
          <w:sz w:val="20"/>
          <w:szCs w:val="20"/>
        </w:rPr>
        <w:t xml:space="preserve"> labeled as “File name:”, next to a dropdown menu with, at least, the option </w:t>
      </w:r>
      <w:proofErr w:type="gramStart"/>
      <w:r w:rsidRPr="00B9364B">
        <w:rPr>
          <w:rStyle w:val="normaltextrun"/>
          <w:sz w:val="20"/>
          <w:szCs w:val="20"/>
        </w:rPr>
        <w:t>“.</w:t>
      </w:r>
      <w:proofErr w:type="spellStart"/>
      <w:r w:rsidRPr="3AD4D67C">
        <w:rPr>
          <w:rStyle w:val="normaltextrun"/>
          <w:sz w:val="20"/>
          <w:szCs w:val="20"/>
        </w:rPr>
        <w:t>pcap</w:t>
      </w:r>
      <w:proofErr w:type="spellEnd"/>
      <w:proofErr w:type="gramEnd"/>
      <w:r w:rsidRPr="00B9364B">
        <w:rPr>
          <w:rStyle w:val="normaltextrun"/>
          <w:sz w:val="20"/>
          <w:szCs w:val="20"/>
        </w:rPr>
        <w:t>”.</w:t>
      </w:r>
      <w:r w:rsidRPr="3AD4D67C">
        <w:rPr>
          <w:rStyle w:val="normaltextrun"/>
          <w:sz w:val="20"/>
          <w:szCs w:val="20"/>
        </w:rPr>
        <w:t> </w:t>
      </w:r>
    </w:p>
    <w:p w14:paraId="7C429380" w14:textId="77777777" w:rsidR="00B9364B" w:rsidRPr="00B9364B" w:rsidRDefault="00B9364B" w:rsidP="001F537B">
      <w:pPr>
        <w:pStyle w:val="paragraph0"/>
        <w:numPr>
          <w:ilvl w:val="0"/>
          <w:numId w:val="46"/>
        </w:numPr>
        <w:spacing w:before="0" w:beforeAutospacing="0" w:after="0" w:afterAutospacing="0"/>
        <w:ind w:left="1620" w:firstLine="0"/>
        <w:jc w:val="both"/>
        <w:textAlignment w:val="baseline"/>
        <w:rPr>
          <w:sz w:val="20"/>
          <w:szCs w:val="20"/>
        </w:rPr>
      </w:pPr>
      <w:r w:rsidRPr="00B9364B">
        <w:rPr>
          <w:rStyle w:val="normaltextrun"/>
          <w:sz w:val="20"/>
          <w:szCs w:val="20"/>
        </w:rPr>
        <w:t>A button labeled as “Back”.</w:t>
      </w:r>
      <w:r w:rsidRPr="00B9364B">
        <w:rPr>
          <w:rStyle w:val="eop"/>
          <w:sz w:val="20"/>
          <w:szCs w:val="20"/>
        </w:rPr>
        <w:t> </w:t>
      </w:r>
    </w:p>
    <w:p w14:paraId="21218F69" w14:textId="77777777" w:rsidR="00B9364B" w:rsidRPr="00B9364B" w:rsidRDefault="00B9364B" w:rsidP="001F537B">
      <w:pPr>
        <w:pStyle w:val="paragraph0"/>
        <w:numPr>
          <w:ilvl w:val="0"/>
          <w:numId w:val="47"/>
        </w:numPr>
        <w:spacing w:before="0" w:beforeAutospacing="0" w:after="0" w:afterAutospacing="0"/>
        <w:ind w:left="1620" w:firstLine="0"/>
        <w:jc w:val="both"/>
        <w:textAlignment w:val="baseline"/>
        <w:rPr>
          <w:sz w:val="20"/>
          <w:szCs w:val="20"/>
        </w:rPr>
      </w:pPr>
      <w:r w:rsidRPr="00B9364B">
        <w:rPr>
          <w:rStyle w:val="normaltextrun"/>
          <w:sz w:val="20"/>
          <w:szCs w:val="20"/>
        </w:rPr>
        <w:t>A button labeled as “Begin Fuzz”.</w:t>
      </w:r>
    </w:p>
    <w:p w14:paraId="1F877701" w14:textId="77777777" w:rsidR="00B9364B" w:rsidRDefault="00B9364B" w:rsidP="00B9364B">
      <w:pPr>
        <w:pStyle w:val="ListAlpa"/>
        <w:numPr>
          <w:ilvl w:val="0"/>
          <w:numId w:val="0"/>
        </w:numPr>
        <w:ind w:left="720" w:hanging="360"/>
        <w:rPr>
          <w:noProof/>
        </w:rPr>
      </w:pPr>
    </w:p>
    <w:p w14:paraId="2AED1C42" w14:textId="32E4D702" w:rsidR="00B9364B" w:rsidRPr="00047856" w:rsidRDefault="00A6068D" w:rsidP="00CE25B0">
      <w:pPr>
        <w:pStyle w:val="ListAlpa"/>
        <w:numPr>
          <w:ilvl w:val="0"/>
          <w:numId w:val="0"/>
        </w:numPr>
        <w:ind w:left="720" w:hanging="360"/>
        <w:jc w:val="center"/>
        <w:rPr>
          <w:noProof/>
        </w:rPr>
      </w:pPr>
      <w:r w:rsidRPr="00085A9B">
        <w:rPr>
          <w:noProof/>
        </w:rPr>
        <w:lastRenderedPageBreak/>
        <w:drawing>
          <wp:inline distT="0" distB="0" distL="0" distR="0" wp14:anchorId="2DDAD3DF" wp14:editId="424A2E73">
            <wp:extent cx="4867275" cy="45339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61015" t="44708" r="13181" b="12721"/>
                    <a:stretch>
                      <a:fillRect/>
                    </a:stretch>
                  </pic:blipFill>
                  <pic:spPr bwMode="auto">
                    <a:xfrm>
                      <a:off x="0" y="0"/>
                      <a:ext cx="4867275" cy="4533900"/>
                    </a:xfrm>
                    <a:prstGeom prst="rect">
                      <a:avLst/>
                    </a:prstGeom>
                    <a:noFill/>
                    <a:ln>
                      <a:noFill/>
                    </a:ln>
                  </pic:spPr>
                </pic:pic>
              </a:graphicData>
            </a:graphic>
          </wp:inline>
        </w:drawing>
      </w:r>
    </w:p>
    <w:p w14:paraId="6561E0F9" w14:textId="77777777" w:rsidR="00507828" w:rsidRDefault="00B9364B" w:rsidP="00B9364B">
      <w:pPr>
        <w:pStyle w:val="ListAlpa"/>
        <w:numPr>
          <w:ilvl w:val="0"/>
          <w:numId w:val="0"/>
        </w:numPr>
        <w:jc w:val="center"/>
        <w:rPr>
          <w:noProof/>
        </w:rPr>
      </w:pPr>
      <w:r>
        <w:rPr>
          <w:noProof/>
        </w:rPr>
        <w:t>Figure 6.2: Fuzzer Interface 2</w:t>
      </w:r>
    </w:p>
    <w:p w14:paraId="770097DB" w14:textId="77777777" w:rsidR="00603F91" w:rsidRDefault="00603F91" w:rsidP="00B9364B">
      <w:pPr>
        <w:pStyle w:val="ListAlpa"/>
        <w:numPr>
          <w:ilvl w:val="0"/>
          <w:numId w:val="0"/>
        </w:numPr>
        <w:jc w:val="center"/>
        <w:rPr>
          <w:noProof/>
        </w:rPr>
      </w:pPr>
    </w:p>
    <w:p w14:paraId="6CCE9FDF" w14:textId="77777777" w:rsidR="00603F91" w:rsidRPr="0051080E" w:rsidRDefault="00603F91" w:rsidP="00D90B43">
      <w:pPr>
        <w:pStyle w:val="paragraph0"/>
        <w:numPr>
          <w:ilvl w:val="0"/>
          <w:numId w:val="22"/>
        </w:numPr>
        <w:spacing w:before="0" w:beforeAutospacing="0" w:after="0" w:afterAutospacing="0"/>
        <w:jc w:val="both"/>
        <w:textAlignment w:val="baseline"/>
        <w:rPr>
          <w:rFonts w:ascii="Segoe UI" w:hAnsi="Segoe UI" w:cs="Segoe UI"/>
          <w:sz w:val="20"/>
          <w:szCs w:val="20"/>
        </w:rPr>
      </w:pPr>
      <w:r w:rsidRPr="0051080E">
        <w:rPr>
          <w:rStyle w:val="normaltextrun"/>
          <w:sz w:val="20"/>
          <w:szCs w:val="20"/>
        </w:rPr>
        <w:t>As shown in Figure 6.3, the “Stop </w:t>
      </w:r>
      <w:r w:rsidRPr="0051080E">
        <w:rPr>
          <w:rStyle w:val="spellingerror"/>
          <w:sz w:val="20"/>
          <w:szCs w:val="20"/>
        </w:rPr>
        <w:t>Fuzzer</w:t>
      </w:r>
      <w:r w:rsidRPr="0051080E">
        <w:rPr>
          <w:rStyle w:val="normaltextrun"/>
          <w:sz w:val="20"/>
          <w:szCs w:val="20"/>
        </w:rPr>
        <w:t> Interface” window shall include the following:</w:t>
      </w:r>
      <w:r w:rsidRPr="0051080E">
        <w:rPr>
          <w:rStyle w:val="eop"/>
          <w:sz w:val="20"/>
          <w:szCs w:val="20"/>
        </w:rPr>
        <w:t> </w:t>
      </w:r>
    </w:p>
    <w:p w14:paraId="4DD81CD5" w14:textId="77777777" w:rsidR="00603F91" w:rsidRPr="0051080E" w:rsidRDefault="00603F91" w:rsidP="001F537B">
      <w:pPr>
        <w:pStyle w:val="paragraph0"/>
        <w:numPr>
          <w:ilvl w:val="1"/>
          <w:numId w:val="27"/>
        </w:numPr>
        <w:spacing w:before="0" w:beforeAutospacing="0" w:after="0" w:afterAutospacing="0"/>
        <w:jc w:val="both"/>
        <w:textAlignment w:val="baseline"/>
        <w:rPr>
          <w:sz w:val="20"/>
          <w:szCs w:val="20"/>
        </w:rPr>
      </w:pPr>
      <w:r w:rsidRPr="0051080E">
        <w:rPr>
          <w:rStyle w:val="normaltextrun"/>
          <w:sz w:val="20"/>
          <w:szCs w:val="20"/>
        </w:rPr>
        <w:t>A message that </w:t>
      </w:r>
      <w:r w:rsidRPr="0051080E">
        <w:rPr>
          <w:rStyle w:val="contextualspellingandgrammarerror"/>
          <w:sz w:val="20"/>
          <w:szCs w:val="20"/>
        </w:rPr>
        <w:t>states</w:t>
      </w:r>
      <w:r w:rsidRPr="0051080E">
        <w:rPr>
          <w:rStyle w:val="normaltextrun"/>
          <w:sz w:val="20"/>
          <w:szCs w:val="20"/>
        </w:rPr>
        <w:t> “Fuzzing in progress…”.</w:t>
      </w:r>
      <w:r w:rsidRPr="0051080E">
        <w:rPr>
          <w:rStyle w:val="eop"/>
          <w:sz w:val="20"/>
          <w:szCs w:val="20"/>
        </w:rPr>
        <w:t> </w:t>
      </w:r>
    </w:p>
    <w:p w14:paraId="76D6E3BA" w14:textId="77777777" w:rsidR="00603F91" w:rsidRPr="0051080E" w:rsidRDefault="00603F91" w:rsidP="001F537B">
      <w:pPr>
        <w:pStyle w:val="paragraph0"/>
        <w:numPr>
          <w:ilvl w:val="1"/>
          <w:numId w:val="27"/>
        </w:numPr>
        <w:spacing w:before="0" w:beforeAutospacing="0" w:after="0" w:afterAutospacing="0"/>
        <w:jc w:val="both"/>
        <w:textAlignment w:val="baseline"/>
        <w:rPr>
          <w:sz w:val="20"/>
          <w:szCs w:val="20"/>
        </w:rPr>
      </w:pPr>
      <w:r w:rsidRPr="0051080E">
        <w:rPr>
          <w:rStyle w:val="normaltextrun"/>
          <w:sz w:val="20"/>
          <w:szCs w:val="20"/>
        </w:rPr>
        <w:t>A button labeled as “Stop”.</w:t>
      </w:r>
    </w:p>
    <w:p w14:paraId="2CEB5A4C" w14:textId="67E2B53A" w:rsidR="00603F91" w:rsidRDefault="00A6068D" w:rsidP="00603F91">
      <w:pPr>
        <w:pStyle w:val="ListAlpa"/>
        <w:numPr>
          <w:ilvl w:val="0"/>
          <w:numId w:val="0"/>
        </w:numPr>
        <w:ind w:left="360"/>
        <w:jc w:val="center"/>
        <w:rPr>
          <w:noProof/>
        </w:rPr>
      </w:pPr>
      <w:r w:rsidRPr="00085A9B">
        <w:rPr>
          <w:noProof/>
        </w:rPr>
        <w:drawing>
          <wp:inline distT="0" distB="0" distL="0" distR="0" wp14:anchorId="3EFEDB4B" wp14:editId="5552E331">
            <wp:extent cx="3495675" cy="12668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67555" t="44164" r="16031" b="45029"/>
                    <a:stretch>
                      <a:fillRect/>
                    </a:stretch>
                  </pic:blipFill>
                  <pic:spPr bwMode="auto">
                    <a:xfrm>
                      <a:off x="0" y="0"/>
                      <a:ext cx="3495675" cy="1266825"/>
                    </a:xfrm>
                    <a:prstGeom prst="rect">
                      <a:avLst/>
                    </a:prstGeom>
                    <a:noFill/>
                    <a:ln>
                      <a:noFill/>
                    </a:ln>
                  </pic:spPr>
                </pic:pic>
              </a:graphicData>
            </a:graphic>
          </wp:inline>
        </w:drawing>
      </w:r>
    </w:p>
    <w:p w14:paraId="5BF3D5AC" w14:textId="77777777" w:rsidR="00603F91" w:rsidRDefault="00603F91" w:rsidP="00603F91">
      <w:pPr>
        <w:pStyle w:val="ListAlpa"/>
        <w:numPr>
          <w:ilvl w:val="0"/>
          <w:numId w:val="0"/>
        </w:numPr>
        <w:ind w:left="360"/>
        <w:jc w:val="center"/>
        <w:rPr>
          <w:noProof/>
        </w:rPr>
      </w:pPr>
      <w:r>
        <w:rPr>
          <w:noProof/>
        </w:rPr>
        <w:t>Figure 6.3: Stop Fuzzer Interface</w:t>
      </w:r>
    </w:p>
    <w:p w14:paraId="34590CF0" w14:textId="77777777" w:rsidR="00603F91" w:rsidRDefault="00603F91" w:rsidP="00603F91">
      <w:pPr>
        <w:pStyle w:val="ListAlpa"/>
        <w:numPr>
          <w:ilvl w:val="0"/>
          <w:numId w:val="0"/>
        </w:numPr>
        <w:ind w:left="360"/>
        <w:jc w:val="center"/>
        <w:rPr>
          <w:noProof/>
        </w:rPr>
      </w:pPr>
    </w:p>
    <w:p w14:paraId="57522AC7" w14:textId="77777777" w:rsidR="00CE25B0" w:rsidRDefault="00CE25B0" w:rsidP="001F537B">
      <w:pPr>
        <w:pStyle w:val="ListAlpa"/>
        <w:numPr>
          <w:ilvl w:val="0"/>
          <w:numId w:val="22"/>
        </w:numPr>
        <w:jc w:val="left"/>
        <w:rPr>
          <w:noProof/>
        </w:rPr>
      </w:pPr>
      <w:r>
        <w:rPr>
          <w:noProof/>
        </w:rPr>
        <w:t>As shown in Figure 7 the Hooks Interface shall inclucde the following:</w:t>
      </w:r>
    </w:p>
    <w:p w14:paraId="063FFB19" w14:textId="77777777" w:rsidR="00D25A3C" w:rsidRDefault="00CE25B0" w:rsidP="007F04B8">
      <w:pPr>
        <w:pStyle w:val="ListAlpa"/>
        <w:numPr>
          <w:ilvl w:val="1"/>
          <w:numId w:val="20"/>
        </w:numPr>
        <w:rPr>
          <w:noProof/>
        </w:rPr>
      </w:pPr>
      <w:r>
        <w:rPr>
          <w:noProof/>
        </w:rPr>
        <w:t>L</w:t>
      </w:r>
      <w:r w:rsidR="000416FE">
        <w:rPr>
          <w:noProof/>
        </w:rPr>
        <w:t>ist each hook with the name in the center of the window.</w:t>
      </w:r>
    </w:p>
    <w:p w14:paraId="5F90A9A6" w14:textId="77777777" w:rsidR="00507828" w:rsidRDefault="00CE25B0" w:rsidP="007F04B8">
      <w:pPr>
        <w:pStyle w:val="ListAlpa"/>
        <w:numPr>
          <w:ilvl w:val="1"/>
          <w:numId w:val="20"/>
        </w:numPr>
        <w:rPr>
          <w:noProof/>
        </w:rPr>
      </w:pPr>
      <w:r>
        <w:rPr>
          <w:noProof/>
        </w:rPr>
        <w:t>L</w:t>
      </w:r>
      <w:r w:rsidR="000416FE">
        <w:rPr>
          <w:noProof/>
        </w:rPr>
        <w:t>ist each hook collection with the name in the center of the window.</w:t>
      </w:r>
    </w:p>
    <w:p w14:paraId="4BC92EA7" w14:textId="77777777" w:rsidR="00336A09" w:rsidRDefault="00336A09" w:rsidP="007F04B8">
      <w:pPr>
        <w:pStyle w:val="ListAlpa"/>
        <w:numPr>
          <w:ilvl w:val="1"/>
          <w:numId w:val="20"/>
        </w:numPr>
        <w:rPr>
          <w:noProof/>
        </w:rPr>
      </w:pPr>
      <w:r>
        <w:rPr>
          <w:noProof/>
        </w:rPr>
        <w:t>Label that displays “Hooks”</w:t>
      </w:r>
    </w:p>
    <w:p w14:paraId="000FA559" w14:textId="77777777" w:rsidR="00336A09" w:rsidRDefault="00336A09" w:rsidP="007F04B8">
      <w:pPr>
        <w:pStyle w:val="ListAlpa"/>
        <w:numPr>
          <w:ilvl w:val="1"/>
          <w:numId w:val="20"/>
        </w:numPr>
        <w:rPr>
          <w:noProof/>
        </w:rPr>
      </w:pPr>
      <w:r>
        <w:rPr>
          <w:noProof/>
        </w:rPr>
        <w:t xml:space="preserve">Check box designed as a </w:t>
      </w:r>
      <w:r w:rsidR="00D43209">
        <w:rPr>
          <w:noProof/>
        </w:rPr>
        <w:t xml:space="preserve">white </w:t>
      </w:r>
      <w:r>
        <w:rPr>
          <w:noProof/>
        </w:rPr>
        <w:t>sqaure</w:t>
      </w:r>
      <w:r w:rsidR="00D43209">
        <w:rPr>
          <w:noProof/>
        </w:rPr>
        <w:t xml:space="preserve"> to the left of each Hook.</w:t>
      </w:r>
    </w:p>
    <w:p w14:paraId="7346F14A" w14:textId="77777777" w:rsidR="00D43209" w:rsidRDefault="00336A09" w:rsidP="007F04B8">
      <w:pPr>
        <w:pStyle w:val="ListAlpa"/>
        <w:numPr>
          <w:ilvl w:val="1"/>
          <w:numId w:val="20"/>
        </w:numPr>
        <w:rPr>
          <w:noProof/>
        </w:rPr>
      </w:pPr>
      <w:r>
        <w:rPr>
          <w:noProof/>
        </w:rPr>
        <w:lastRenderedPageBreak/>
        <w:t>Check box designed as a white square  to</w:t>
      </w:r>
      <w:r w:rsidR="00D43209">
        <w:rPr>
          <w:noProof/>
        </w:rPr>
        <w:t xml:space="preserve"> the left</w:t>
      </w:r>
      <w:r>
        <w:rPr>
          <w:noProof/>
        </w:rPr>
        <w:t xml:space="preserve"> each </w:t>
      </w:r>
      <w:r w:rsidR="00D43209">
        <w:rPr>
          <w:noProof/>
        </w:rPr>
        <w:t>Hook Collection.</w:t>
      </w:r>
    </w:p>
    <w:p w14:paraId="03A3994D" w14:textId="77777777" w:rsidR="00336A09" w:rsidRDefault="00336A09" w:rsidP="007F04B8">
      <w:pPr>
        <w:pStyle w:val="ListAlpa"/>
        <w:numPr>
          <w:ilvl w:val="1"/>
          <w:numId w:val="20"/>
        </w:numPr>
        <w:rPr>
          <w:noProof/>
        </w:rPr>
      </w:pPr>
      <w:r>
        <w:rPr>
          <w:noProof/>
        </w:rPr>
        <w:t>Button labeled as “Enable”.</w:t>
      </w:r>
    </w:p>
    <w:p w14:paraId="363CD200" w14:textId="77777777" w:rsidR="00336A09" w:rsidRDefault="00336A09" w:rsidP="007F04B8">
      <w:pPr>
        <w:pStyle w:val="ListAlpa"/>
        <w:numPr>
          <w:ilvl w:val="1"/>
          <w:numId w:val="20"/>
        </w:numPr>
        <w:rPr>
          <w:noProof/>
        </w:rPr>
      </w:pPr>
      <w:r>
        <w:rPr>
          <w:noProof/>
        </w:rPr>
        <w:t>Button labeled as “Disable”.</w:t>
      </w:r>
    </w:p>
    <w:p w14:paraId="56511839" w14:textId="77777777" w:rsidR="00336A09" w:rsidRDefault="00336A09" w:rsidP="007F04B8">
      <w:pPr>
        <w:pStyle w:val="ListAlpa"/>
        <w:numPr>
          <w:ilvl w:val="1"/>
          <w:numId w:val="20"/>
        </w:numPr>
        <w:rPr>
          <w:noProof/>
        </w:rPr>
      </w:pPr>
      <w:r>
        <w:rPr>
          <w:noProof/>
        </w:rPr>
        <w:t>Button labeled as “Delete”.</w:t>
      </w:r>
    </w:p>
    <w:p w14:paraId="001B34D4" w14:textId="77777777" w:rsidR="00336A09" w:rsidRDefault="00336A09" w:rsidP="007F04B8">
      <w:pPr>
        <w:pStyle w:val="ListAlpa"/>
        <w:numPr>
          <w:ilvl w:val="1"/>
          <w:numId w:val="20"/>
        </w:numPr>
        <w:rPr>
          <w:noProof/>
        </w:rPr>
      </w:pPr>
      <w:r>
        <w:rPr>
          <w:noProof/>
        </w:rPr>
        <w:t>Button labeled as “Load”.</w:t>
      </w:r>
    </w:p>
    <w:p w14:paraId="2EC64EA2" w14:textId="77777777" w:rsidR="000416FE" w:rsidRDefault="00336A09" w:rsidP="007F04B8">
      <w:pPr>
        <w:pStyle w:val="ListAlpa"/>
        <w:numPr>
          <w:ilvl w:val="1"/>
          <w:numId w:val="20"/>
        </w:numPr>
        <w:rPr>
          <w:noProof/>
        </w:rPr>
      </w:pPr>
      <w:r>
        <w:rPr>
          <w:noProof/>
        </w:rPr>
        <w:t>Button labeled as</w:t>
      </w:r>
      <w:r w:rsidR="00B7726B">
        <w:rPr>
          <w:noProof/>
        </w:rPr>
        <w:t xml:space="preserve"> “</w:t>
      </w:r>
      <w:r w:rsidRPr="594C8479">
        <w:rPr>
          <w:rPrChange w:id="236" w:author="De La Cruz, Julio" w:date="2018-11-21T20:48:00Z">
            <w:rPr>
              <w:sz w:val="24"/>
            </w:rPr>
          </w:rPrChange>
        </w:rPr>
        <w:t xml:space="preserve">Save </w:t>
      </w:r>
      <w:r>
        <w:rPr>
          <w:noProof/>
        </w:rPr>
        <w:t>Collection</w:t>
      </w:r>
      <w:r w:rsidR="00EB5345">
        <w:rPr>
          <w:noProof/>
        </w:rPr>
        <w:t>”</w:t>
      </w:r>
      <w:r w:rsidR="00B7726B">
        <w:rPr>
          <w:noProof/>
        </w:rPr>
        <w:t>.</w:t>
      </w:r>
    </w:p>
    <w:p w14:paraId="08C35760" w14:textId="77777777" w:rsidR="007329E3" w:rsidRPr="00D25A3C" w:rsidRDefault="007329E3" w:rsidP="001A3F0E">
      <w:pPr>
        <w:pStyle w:val="ListAlpa"/>
        <w:numPr>
          <w:ilvl w:val="0"/>
          <w:numId w:val="0"/>
        </w:numPr>
        <w:ind w:left="720" w:hanging="360"/>
        <w:rPr>
          <w:noProof/>
        </w:rPr>
      </w:pPr>
      <w:r>
        <w:rPr>
          <w:noProof/>
        </w:rPr>
        <w:tab/>
      </w:r>
    </w:p>
    <w:p w14:paraId="48FBBA6B" w14:textId="0A631399" w:rsidR="00EB5345" w:rsidRDefault="00A6068D" w:rsidP="00CE25B0">
      <w:pPr>
        <w:pStyle w:val="ListAlpa"/>
        <w:numPr>
          <w:ilvl w:val="0"/>
          <w:numId w:val="0"/>
        </w:numPr>
        <w:ind w:left="720" w:hanging="360"/>
        <w:jc w:val="center"/>
        <w:rPr>
          <w:noProof/>
        </w:rPr>
      </w:pPr>
      <w:r w:rsidRPr="004C441E">
        <w:rPr>
          <w:noProof/>
        </w:rPr>
        <w:drawing>
          <wp:inline distT="0" distB="0" distL="0" distR="0" wp14:anchorId="522F9873" wp14:editId="3DC35A11">
            <wp:extent cx="5210175" cy="47815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27016" t="26419" r="32912" b="7988"/>
                    <a:stretch>
                      <a:fillRect/>
                    </a:stretch>
                  </pic:blipFill>
                  <pic:spPr bwMode="auto">
                    <a:xfrm>
                      <a:off x="0" y="0"/>
                      <a:ext cx="5210175" cy="4781550"/>
                    </a:xfrm>
                    <a:prstGeom prst="rect">
                      <a:avLst/>
                    </a:prstGeom>
                    <a:noFill/>
                    <a:ln>
                      <a:noFill/>
                    </a:ln>
                  </pic:spPr>
                </pic:pic>
              </a:graphicData>
            </a:graphic>
          </wp:inline>
        </w:drawing>
      </w:r>
    </w:p>
    <w:p w14:paraId="7C2B6BB7" w14:textId="77777777" w:rsidR="00D25A3C" w:rsidRDefault="00CE25B0" w:rsidP="00CE25B0">
      <w:pPr>
        <w:pStyle w:val="ListAlpa"/>
        <w:numPr>
          <w:ilvl w:val="0"/>
          <w:numId w:val="0"/>
        </w:numPr>
        <w:ind w:left="720" w:hanging="360"/>
        <w:jc w:val="center"/>
        <w:rPr>
          <w:noProof/>
        </w:rPr>
      </w:pPr>
      <w:r>
        <w:rPr>
          <w:noProof/>
        </w:rPr>
        <w:t>Figure 7: Hook Interface</w:t>
      </w:r>
    </w:p>
    <w:p w14:paraId="28D04B4F" w14:textId="77777777" w:rsidR="0051080E" w:rsidRDefault="0051080E" w:rsidP="00CE25B0">
      <w:pPr>
        <w:pStyle w:val="ListAlpa"/>
        <w:numPr>
          <w:ilvl w:val="0"/>
          <w:numId w:val="0"/>
        </w:numPr>
        <w:ind w:left="720" w:hanging="360"/>
        <w:jc w:val="center"/>
        <w:rPr>
          <w:noProof/>
        </w:rPr>
      </w:pPr>
    </w:p>
    <w:p w14:paraId="59E5EB0B" w14:textId="77777777" w:rsidR="00AD4E8C" w:rsidRPr="0051080E" w:rsidRDefault="00AD4E8C" w:rsidP="00D90B43">
      <w:pPr>
        <w:pStyle w:val="paragraph0"/>
        <w:numPr>
          <w:ilvl w:val="0"/>
          <w:numId w:val="22"/>
        </w:numPr>
        <w:spacing w:before="0" w:beforeAutospacing="0" w:after="0" w:afterAutospacing="0"/>
        <w:textAlignment w:val="baseline"/>
        <w:rPr>
          <w:rFonts w:ascii="Segoe UI" w:hAnsi="Segoe UI" w:cs="Segoe UI"/>
          <w:sz w:val="20"/>
          <w:szCs w:val="20"/>
        </w:rPr>
      </w:pPr>
      <w:r w:rsidRPr="0051080E">
        <w:rPr>
          <w:rStyle w:val="normaltextrun"/>
          <w:sz w:val="20"/>
          <w:szCs w:val="20"/>
        </w:rPr>
        <w:t>As shown in Figure 8, the ‘Save Hook Collection’ interface shall include the following:</w:t>
      </w:r>
      <w:r w:rsidRPr="0051080E">
        <w:rPr>
          <w:rStyle w:val="eop"/>
          <w:sz w:val="20"/>
          <w:szCs w:val="20"/>
        </w:rPr>
        <w:t> </w:t>
      </w:r>
    </w:p>
    <w:p w14:paraId="6476DA90"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Interactive path file panel located on the top left hand side.</w:t>
      </w:r>
      <w:r w:rsidRPr="00AD4E8C">
        <w:rPr>
          <w:rStyle w:val="eop"/>
          <w:sz w:val="20"/>
          <w:szCs w:val="20"/>
        </w:rPr>
        <w:t> </w:t>
      </w:r>
    </w:p>
    <w:p w14:paraId="3EABB0C9" w14:textId="77777777" w:rsidR="00AD4E8C" w:rsidRPr="00AD4E8C" w:rsidRDefault="00AD4E8C" w:rsidP="00D90B43">
      <w:pPr>
        <w:pStyle w:val="paragraph0"/>
        <w:numPr>
          <w:ilvl w:val="0"/>
          <w:numId w:val="83"/>
        </w:numPr>
        <w:spacing w:before="0" w:beforeAutospacing="0" w:after="0" w:afterAutospacing="0"/>
        <w:ind w:left="1512" w:hanging="432"/>
        <w:jc w:val="both"/>
        <w:textAlignment w:val="baseline"/>
        <w:rPr>
          <w:sz w:val="20"/>
          <w:szCs w:val="20"/>
        </w:rPr>
      </w:pPr>
      <w:r w:rsidRPr="00AD4E8C">
        <w:rPr>
          <w:rStyle w:val="normaltextrun"/>
          <w:sz w:val="20"/>
          <w:szCs w:val="20"/>
        </w:rPr>
        <w:t>Interactive view panel with 4 c</w:t>
      </w:r>
      <w:r>
        <w:rPr>
          <w:rStyle w:val="normaltextrun"/>
          <w:sz w:val="20"/>
          <w:szCs w:val="20"/>
        </w:rPr>
        <w:t>ol</w:t>
      </w:r>
      <w:r w:rsidRPr="00AD4E8C">
        <w:rPr>
          <w:rStyle w:val="normaltextrun"/>
          <w:sz w:val="20"/>
          <w:szCs w:val="20"/>
        </w:rPr>
        <w:t>umns inside that are selectable and displays each hook collection, the date when it was modified, the type of the file, and the memory of each file that have been previously saved before.  </w:t>
      </w:r>
      <w:r w:rsidRPr="00AD4E8C">
        <w:rPr>
          <w:rStyle w:val="eop"/>
          <w:sz w:val="20"/>
          <w:szCs w:val="20"/>
        </w:rPr>
        <w:t> </w:t>
      </w:r>
    </w:p>
    <w:p w14:paraId="5BA9ED21"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Label that displays “File Name”.</w:t>
      </w:r>
      <w:r w:rsidRPr="00AD4E8C">
        <w:rPr>
          <w:rStyle w:val="eop"/>
          <w:sz w:val="20"/>
          <w:szCs w:val="20"/>
        </w:rPr>
        <w:t> </w:t>
      </w:r>
    </w:p>
    <w:p w14:paraId="20FAEA39"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Text input box for entering a file name or entering a new file name. </w:t>
      </w:r>
      <w:r w:rsidRPr="00AD4E8C">
        <w:rPr>
          <w:rStyle w:val="eop"/>
          <w:sz w:val="20"/>
          <w:szCs w:val="20"/>
        </w:rPr>
        <w:t> </w:t>
      </w:r>
    </w:p>
    <w:p w14:paraId="54F86160"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Label that displays “Save as Type”.</w:t>
      </w:r>
      <w:r w:rsidRPr="00AD4E8C">
        <w:rPr>
          <w:rStyle w:val="eop"/>
          <w:sz w:val="20"/>
          <w:szCs w:val="20"/>
        </w:rPr>
        <w:t> </w:t>
      </w:r>
    </w:p>
    <w:p w14:paraId="57BC8374"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Drop menu that offers a file type to be selected.</w:t>
      </w:r>
      <w:r w:rsidRPr="00AD4E8C">
        <w:rPr>
          <w:rStyle w:val="eop"/>
          <w:sz w:val="20"/>
          <w:szCs w:val="20"/>
        </w:rPr>
        <w:t> </w:t>
      </w:r>
    </w:p>
    <w:p w14:paraId="760BE256"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Button labeled as “Save”.</w:t>
      </w:r>
      <w:r w:rsidRPr="00AD4E8C">
        <w:rPr>
          <w:rStyle w:val="eop"/>
          <w:sz w:val="20"/>
          <w:szCs w:val="20"/>
        </w:rPr>
        <w:t> </w:t>
      </w:r>
    </w:p>
    <w:p w14:paraId="40F6FE58" w14:textId="77777777" w:rsidR="00AD4E8C" w:rsidRPr="00AD4E8C" w:rsidRDefault="00AD4E8C" w:rsidP="00D90B43">
      <w:pPr>
        <w:pStyle w:val="paragraph0"/>
        <w:numPr>
          <w:ilvl w:val="0"/>
          <w:numId w:val="83"/>
        </w:numPr>
        <w:spacing w:before="0" w:beforeAutospacing="0" w:after="0" w:afterAutospacing="0"/>
        <w:jc w:val="both"/>
        <w:textAlignment w:val="baseline"/>
        <w:rPr>
          <w:sz w:val="20"/>
          <w:szCs w:val="20"/>
        </w:rPr>
      </w:pPr>
      <w:r w:rsidRPr="00AD4E8C">
        <w:rPr>
          <w:rStyle w:val="normaltextrun"/>
          <w:sz w:val="20"/>
          <w:szCs w:val="20"/>
        </w:rPr>
        <w:t>Button labeled as “Cancel”.</w:t>
      </w:r>
    </w:p>
    <w:p w14:paraId="5E884E9B" w14:textId="77777777" w:rsidR="00AD4E8C" w:rsidRPr="00CE25B0" w:rsidRDefault="00AD4E8C" w:rsidP="00AD4E8C">
      <w:pPr>
        <w:pStyle w:val="ListAlpa"/>
        <w:numPr>
          <w:ilvl w:val="0"/>
          <w:numId w:val="0"/>
        </w:numPr>
        <w:ind w:left="720" w:hanging="360"/>
        <w:rPr>
          <w:noProof/>
        </w:rPr>
      </w:pPr>
    </w:p>
    <w:p w14:paraId="2E3C8BF1" w14:textId="2C33BBF9" w:rsidR="00507828" w:rsidRDefault="00A6068D" w:rsidP="00CE25B0">
      <w:pPr>
        <w:pStyle w:val="ListAlpa"/>
        <w:numPr>
          <w:ilvl w:val="0"/>
          <w:numId w:val="0"/>
        </w:numPr>
        <w:ind w:left="720" w:hanging="360"/>
        <w:jc w:val="center"/>
        <w:rPr>
          <w:noProof/>
        </w:rPr>
      </w:pPr>
      <w:r w:rsidRPr="00047856">
        <w:rPr>
          <w:noProof/>
        </w:rPr>
        <w:drawing>
          <wp:inline distT="0" distB="0" distL="0" distR="0" wp14:anchorId="06F84335" wp14:editId="603A008B">
            <wp:extent cx="5029200" cy="3200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l="24792" t="28403" r="32613" b="23668"/>
                    <a:stretch>
                      <a:fillRect/>
                    </a:stretch>
                  </pic:blipFill>
                  <pic:spPr bwMode="auto">
                    <a:xfrm>
                      <a:off x="0" y="0"/>
                      <a:ext cx="5029200" cy="3200400"/>
                    </a:xfrm>
                    <a:prstGeom prst="rect">
                      <a:avLst/>
                    </a:prstGeom>
                    <a:noFill/>
                    <a:ln>
                      <a:noFill/>
                    </a:ln>
                  </pic:spPr>
                </pic:pic>
              </a:graphicData>
            </a:graphic>
          </wp:inline>
        </w:drawing>
      </w:r>
    </w:p>
    <w:p w14:paraId="63D16B26" w14:textId="77777777" w:rsidR="00CE25B0" w:rsidRDefault="00CE25B0" w:rsidP="00B7726B">
      <w:pPr>
        <w:pStyle w:val="ListAlpa"/>
        <w:numPr>
          <w:ilvl w:val="0"/>
          <w:numId w:val="0"/>
        </w:numPr>
        <w:ind w:left="720" w:hanging="360"/>
        <w:jc w:val="center"/>
        <w:rPr>
          <w:noProof/>
        </w:rPr>
      </w:pPr>
      <w:r>
        <w:rPr>
          <w:noProof/>
        </w:rPr>
        <w:t xml:space="preserve">Figure 8: Hook Save </w:t>
      </w:r>
      <w:r w:rsidR="00B86CBC">
        <w:rPr>
          <w:noProof/>
        </w:rPr>
        <w:t xml:space="preserve">Collection </w:t>
      </w:r>
      <w:r>
        <w:rPr>
          <w:noProof/>
        </w:rPr>
        <w:t>Interface</w:t>
      </w:r>
    </w:p>
    <w:p w14:paraId="74087F65" w14:textId="77777777" w:rsidR="0051080E" w:rsidRDefault="0051080E" w:rsidP="00B7726B">
      <w:pPr>
        <w:pStyle w:val="ListAlpa"/>
        <w:numPr>
          <w:ilvl w:val="0"/>
          <w:numId w:val="0"/>
        </w:numPr>
        <w:ind w:left="720" w:hanging="360"/>
        <w:jc w:val="center"/>
        <w:rPr>
          <w:noProof/>
        </w:rPr>
      </w:pPr>
    </w:p>
    <w:p w14:paraId="050C49CB" w14:textId="77777777" w:rsidR="00AD4E8C" w:rsidRPr="00AD4E8C" w:rsidRDefault="00AD4E8C" w:rsidP="00D90B43">
      <w:pPr>
        <w:pStyle w:val="paragraph0"/>
        <w:numPr>
          <w:ilvl w:val="0"/>
          <w:numId w:val="22"/>
        </w:numPr>
        <w:spacing w:before="0" w:beforeAutospacing="0" w:after="0" w:afterAutospacing="0"/>
        <w:textAlignment w:val="baseline"/>
        <w:rPr>
          <w:rFonts w:ascii="Segoe UI" w:hAnsi="Segoe UI" w:cs="Segoe UI"/>
          <w:sz w:val="20"/>
          <w:szCs w:val="20"/>
        </w:rPr>
      </w:pPr>
      <w:r w:rsidRPr="00AD4E8C">
        <w:rPr>
          <w:rStyle w:val="normaltextrun"/>
          <w:sz w:val="20"/>
          <w:szCs w:val="20"/>
        </w:rPr>
        <w:t>As shown in Figure 9, the Load Hook Collection’ interface shall include the following:</w:t>
      </w:r>
      <w:r w:rsidRPr="00AD4E8C">
        <w:rPr>
          <w:rStyle w:val="eop"/>
          <w:sz w:val="20"/>
          <w:szCs w:val="20"/>
        </w:rPr>
        <w:t> </w:t>
      </w:r>
    </w:p>
    <w:p w14:paraId="4377AD37" w14:textId="77777777" w:rsidR="00AD4E8C" w:rsidRPr="00AD4E8C" w:rsidRDefault="00AD4E8C" w:rsidP="00D90B43">
      <w:pPr>
        <w:pStyle w:val="paragraph0"/>
        <w:numPr>
          <w:ilvl w:val="0"/>
          <w:numId w:val="84"/>
        </w:numPr>
        <w:spacing w:before="0" w:beforeAutospacing="0" w:after="0" w:afterAutospacing="0"/>
        <w:ind w:left="1620" w:firstLine="0"/>
        <w:jc w:val="both"/>
        <w:textAlignment w:val="baseline"/>
        <w:rPr>
          <w:sz w:val="20"/>
          <w:szCs w:val="20"/>
        </w:rPr>
      </w:pPr>
      <w:r w:rsidRPr="00AD4E8C">
        <w:rPr>
          <w:rStyle w:val="normaltextrun"/>
          <w:sz w:val="20"/>
          <w:szCs w:val="20"/>
        </w:rPr>
        <w:t>Interactive path file panel located on the top left hand side.</w:t>
      </w:r>
      <w:r w:rsidRPr="00AD4E8C">
        <w:rPr>
          <w:rStyle w:val="eop"/>
          <w:sz w:val="20"/>
          <w:szCs w:val="20"/>
        </w:rPr>
        <w:t> </w:t>
      </w:r>
    </w:p>
    <w:p w14:paraId="613CE0DC" w14:textId="77777777" w:rsidR="00AD4E8C" w:rsidRPr="00AD4E8C" w:rsidRDefault="00AD4E8C" w:rsidP="00D90B43">
      <w:pPr>
        <w:pStyle w:val="paragraph0"/>
        <w:numPr>
          <w:ilvl w:val="0"/>
          <w:numId w:val="85"/>
        </w:numPr>
        <w:spacing w:before="0" w:beforeAutospacing="0" w:after="0" w:afterAutospacing="0"/>
        <w:ind w:left="2203" w:hanging="576"/>
        <w:jc w:val="both"/>
        <w:textAlignment w:val="baseline"/>
        <w:rPr>
          <w:sz w:val="20"/>
          <w:szCs w:val="20"/>
        </w:rPr>
      </w:pPr>
      <w:r w:rsidRPr="00AD4E8C">
        <w:rPr>
          <w:rStyle w:val="normaltextrun"/>
          <w:sz w:val="20"/>
          <w:szCs w:val="20"/>
        </w:rPr>
        <w:t>Interactive view panel with 4 columns inside that are selectable and displays each hook collection, the date when it was modified, the type of the file, and the memory of each file that have been previously saved before.</w:t>
      </w:r>
      <w:r w:rsidRPr="00AD4E8C">
        <w:rPr>
          <w:rStyle w:val="eop"/>
          <w:sz w:val="20"/>
          <w:szCs w:val="20"/>
        </w:rPr>
        <w:t> </w:t>
      </w:r>
    </w:p>
    <w:p w14:paraId="778B3581" w14:textId="77777777" w:rsidR="00AD4E8C" w:rsidRPr="00AD4E8C" w:rsidRDefault="00AD4E8C" w:rsidP="00D90B43">
      <w:pPr>
        <w:pStyle w:val="paragraph0"/>
        <w:numPr>
          <w:ilvl w:val="0"/>
          <w:numId w:val="86"/>
        </w:numPr>
        <w:spacing w:before="0" w:beforeAutospacing="0" w:after="0" w:afterAutospacing="0"/>
        <w:ind w:left="1620" w:firstLine="0"/>
        <w:jc w:val="both"/>
        <w:textAlignment w:val="baseline"/>
        <w:rPr>
          <w:sz w:val="20"/>
          <w:szCs w:val="20"/>
        </w:rPr>
      </w:pPr>
      <w:r w:rsidRPr="00AD4E8C">
        <w:rPr>
          <w:rStyle w:val="normaltextrun"/>
          <w:sz w:val="20"/>
          <w:szCs w:val="20"/>
        </w:rPr>
        <w:t>Label that displays “File Name”.</w:t>
      </w:r>
      <w:r w:rsidRPr="00AD4E8C">
        <w:rPr>
          <w:rStyle w:val="eop"/>
          <w:sz w:val="20"/>
          <w:szCs w:val="20"/>
        </w:rPr>
        <w:t> </w:t>
      </w:r>
    </w:p>
    <w:p w14:paraId="3290910C" w14:textId="77777777" w:rsidR="00AD4E8C" w:rsidRPr="00AD4E8C" w:rsidRDefault="00AD4E8C" w:rsidP="00D90B43">
      <w:pPr>
        <w:pStyle w:val="paragraph0"/>
        <w:numPr>
          <w:ilvl w:val="0"/>
          <w:numId w:val="87"/>
        </w:numPr>
        <w:spacing w:before="0" w:beforeAutospacing="0" w:after="0" w:afterAutospacing="0"/>
        <w:ind w:left="1620" w:firstLine="0"/>
        <w:jc w:val="both"/>
        <w:textAlignment w:val="baseline"/>
        <w:rPr>
          <w:sz w:val="20"/>
          <w:szCs w:val="20"/>
        </w:rPr>
      </w:pPr>
      <w:r w:rsidRPr="00AD4E8C">
        <w:rPr>
          <w:rStyle w:val="normaltextrun"/>
          <w:sz w:val="20"/>
          <w:szCs w:val="20"/>
        </w:rPr>
        <w:t>Text input box for entering a file name or entering a new file name.</w:t>
      </w:r>
      <w:r w:rsidRPr="00AD4E8C">
        <w:rPr>
          <w:rStyle w:val="eop"/>
          <w:sz w:val="20"/>
          <w:szCs w:val="20"/>
        </w:rPr>
        <w:t> </w:t>
      </w:r>
    </w:p>
    <w:p w14:paraId="6F194483" w14:textId="77777777" w:rsidR="00AD4E8C" w:rsidRPr="00AD4E8C" w:rsidRDefault="00AD4E8C" w:rsidP="00D90B43">
      <w:pPr>
        <w:pStyle w:val="paragraph0"/>
        <w:numPr>
          <w:ilvl w:val="0"/>
          <w:numId w:val="88"/>
        </w:numPr>
        <w:spacing w:before="0" w:beforeAutospacing="0" w:after="0" w:afterAutospacing="0"/>
        <w:ind w:left="1620" w:firstLine="0"/>
        <w:jc w:val="both"/>
        <w:textAlignment w:val="baseline"/>
        <w:rPr>
          <w:sz w:val="20"/>
          <w:szCs w:val="20"/>
        </w:rPr>
      </w:pPr>
      <w:r w:rsidRPr="00AD4E8C">
        <w:rPr>
          <w:rStyle w:val="normaltextrun"/>
          <w:sz w:val="20"/>
          <w:szCs w:val="20"/>
        </w:rPr>
        <w:t>Button labeled as “Load”.</w:t>
      </w:r>
      <w:r w:rsidRPr="00AD4E8C">
        <w:rPr>
          <w:rStyle w:val="eop"/>
          <w:sz w:val="20"/>
          <w:szCs w:val="20"/>
        </w:rPr>
        <w:t> </w:t>
      </w:r>
    </w:p>
    <w:p w14:paraId="3766368C" w14:textId="77777777" w:rsidR="00AD4E8C" w:rsidRPr="00AD4E8C" w:rsidRDefault="00AD4E8C" w:rsidP="00D90B43">
      <w:pPr>
        <w:pStyle w:val="paragraph0"/>
        <w:numPr>
          <w:ilvl w:val="0"/>
          <w:numId w:val="89"/>
        </w:numPr>
        <w:spacing w:before="0" w:beforeAutospacing="0" w:after="0" w:afterAutospacing="0"/>
        <w:ind w:left="1620" w:firstLine="0"/>
        <w:jc w:val="both"/>
        <w:textAlignment w:val="baseline"/>
        <w:rPr>
          <w:sz w:val="20"/>
          <w:szCs w:val="20"/>
        </w:rPr>
      </w:pPr>
      <w:r w:rsidRPr="00AD4E8C">
        <w:rPr>
          <w:rStyle w:val="normaltextrun"/>
          <w:sz w:val="20"/>
          <w:szCs w:val="20"/>
        </w:rPr>
        <w:t>Button labeled as “Cancel”.</w:t>
      </w:r>
    </w:p>
    <w:p w14:paraId="6747747F" w14:textId="77777777" w:rsidR="00D25A3C" w:rsidRPr="00BF28D0" w:rsidRDefault="00D25A3C" w:rsidP="00BF28D0">
      <w:pPr>
        <w:pStyle w:val="ListAlpa"/>
        <w:numPr>
          <w:ilvl w:val="0"/>
          <w:numId w:val="0"/>
        </w:numPr>
        <w:ind w:left="720" w:hanging="360"/>
      </w:pPr>
    </w:p>
    <w:p w14:paraId="3B4D0B99" w14:textId="77777777" w:rsidR="00507828" w:rsidRDefault="00507828" w:rsidP="001A3F0E">
      <w:pPr>
        <w:pStyle w:val="ListAlpa"/>
        <w:numPr>
          <w:ilvl w:val="0"/>
          <w:numId w:val="0"/>
        </w:numPr>
        <w:ind w:left="720" w:hanging="360"/>
        <w:rPr>
          <w:noProof/>
        </w:rPr>
      </w:pPr>
    </w:p>
    <w:p w14:paraId="15C2AFCC" w14:textId="01440117" w:rsidR="00507828" w:rsidRDefault="00A6068D" w:rsidP="00CE25B0">
      <w:pPr>
        <w:pStyle w:val="ListAlpa"/>
        <w:numPr>
          <w:ilvl w:val="0"/>
          <w:numId w:val="0"/>
        </w:numPr>
        <w:ind w:left="720" w:hanging="360"/>
        <w:jc w:val="center"/>
        <w:rPr>
          <w:noProof/>
        </w:rPr>
      </w:pPr>
      <w:r w:rsidRPr="00047856">
        <w:rPr>
          <w:noProof/>
        </w:rPr>
        <w:lastRenderedPageBreak/>
        <w:drawing>
          <wp:inline distT="0" distB="0" distL="0" distR="0" wp14:anchorId="7D36EA0B" wp14:editId="50E877AD">
            <wp:extent cx="5210175" cy="33337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24792" t="27811" r="32613" b="23964"/>
                    <a:stretch>
                      <a:fillRect/>
                    </a:stretch>
                  </pic:blipFill>
                  <pic:spPr bwMode="auto">
                    <a:xfrm>
                      <a:off x="0" y="0"/>
                      <a:ext cx="5210175" cy="3333750"/>
                    </a:xfrm>
                    <a:prstGeom prst="rect">
                      <a:avLst/>
                    </a:prstGeom>
                    <a:noFill/>
                    <a:ln>
                      <a:noFill/>
                    </a:ln>
                  </pic:spPr>
                </pic:pic>
              </a:graphicData>
            </a:graphic>
          </wp:inline>
        </w:drawing>
      </w:r>
    </w:p>
    <w:p w14:paraId="68DED5F6" w14:textId="77777777" w:rsidR="00CE25B0" w:rsidRPr="00B7726B" w:rsidRDefault="00CE25B0" w:rsidP="00B7726B">
      <w:pPr>
        <w:pStyle w:val="ListAlpa"/>
        <w:numPr>
          <w:ilvl w:val="0"/>
          <w:numId w:val="0"/>
        </w:numPr>
        <w:ind w:left="720" w:hanging="360"/>
        <w:jc w:val="center"/>
        <w:rPr>
          <w:noProof/>
        </w:rPr>
      </w:pPr>
      <w:r w:rsidRPr="00B7726B">
        <w:rPr>
          <w:noProof/>
        </w:rPr>
        <w:t>Figure 9:</w:t>
      </w:r>
      <w:r w:rsidR="00B7726B">
        <w:rPr>
          <w:noProof/>
        </w:rPr>
        <w:t xml:space="preserve"> </w:t>
      </w:r>
      <w:r w:rsidRPr="00B7726B">
        <w:t>Hook Load Interface</w:t>
      </w:r>
    </w:p>
    <w:p w14:paraId="47C328B1" w14:textId="77777777" w:rsidR="00507828" w:rsidRDefault="00507828" w:rsidP="001A3F0E">
      <w:pPr>
        <w:pStyle w:val="ListAlpa"/>
        <w:numPr>
          <w:ilvl w:val="0"/>
          <w:numId w:val="0"/>
        </w:numPr>
        <w:ind w:left="720" w:hanging="360"/>
        <w:rPr>
          <w:noProof/>
        </w:rPr>
      </w:pPr>
    </w:p>
    <w:p w14:paraId="24FCDE7A" w14:textId="77777777" w:rsidR="00507828" w:rsidRPr="00047856" w:rsidRDefault="00507828" w:rsidP="001A3F0E">
      <w:pPr>
        <w:pStyle w:val="ListAlpa"/>
        <w:numPr>
          <w:ilvl w:val="0"/>
          <w:numId w:val="0"/>
        </w:numPr>
        <w:ind w:left="720" w:hanging="360"/>
        <w:rPr>
          <w:noProof/>
        </w:rPr>
      </w:pPr>
    </w:p>
    <w:p w14:paraId="13EFAF70" w14:textId="77777777" w:rsidR="00507828" w:rsidRPr="00047856" w:rsidRDefault="00507828" w:rsidP="001A3F0E">
      <w:pPr>
        <w:pStyle w:val="ListAlpa"/>
        <w:numPr>
          <w:ilvl w:val="0"/>
          <w:numId w:val="0"/>
        </w:numPr>
        <w:ind w:left="720" w:hanging="360"/>
        <w:rPr>
          <w:noProof/>
        </w:rPr>
      </w:pPr>
    </w:p>
    <w:p w14:paraId="6D2A093E" w14:textId="77777777" w:rsidR="00507828" w:rsidRPr="00047856" w:rsidRDefault="00507828" w:rsidP="001A3F0E">
      <w:pPr>
        <w:pStyle w:val="ListAlpa"/>
        <w:numPr>
          <w:ilvl w:val="0"/>
          <w:numId w:val="0"/>
        </w:numPr>
        <w:ind w:left="720" w:hanging="360"/>
        <w:rPr>
          <w:noProof/>
        </w:rPr>
      </w:pPr>
    </w:p>
    <w:p w14:paraId="00B17A27" w14:textId="77777777" w:rsidR="001A3F0E" w:rsidRPr="00935282" w:rsidRDefault="001A3F0E" w:rsidP="001A3F0E">
      <w:pPr>
        <w:pStyle w:val="ListAlpa"/>
        <w:numPr>
          <w:ilvl w:val="0"/>
          <w:numId w:val="0"/>
        </w:numPr>
        <w:ind w:left="720" w:hanging="360"/>
      </w:pPr>
    </w:p>
    <w:p w14:paraId="33A7C990" w14:textId="77777777" w:rsidR="00EA4973" w:rsidRDefault="00EA4973">
      <w:pPr>
        <w:pStyle w:val="Heading3"/>
      </w:pPr>
      <w:bookmarkStart w:id="237" w:name="_Toc461626784"/>
      <w:bookmarkStart w:id="238" w:name="_Toc464031954"/>
      <w:bookmarkStart w:id="239" w:name="_Toc464822066"/>
      <w:bookmarkStart w:id="240" w:name="_Toc529618102"/>
      <w:r>
        <w:t>Hardware Interfaces</w:t>
      </w:r>
      <w:bookmarkEnd w:id="237"/>
      <w:bookmarkEnd w:id="238"/>
      <w:bookmarkEnd w:id="239"/>
      <w:bookmarkEnd w:id="240"/>
      <w:r>
        <w:t xml:space="preserve"> </w:t>
      </w:r>
    </w:p>
    <w:p w14:paraId="46EC7746" w14:textId="77777777" w:rsidR="00EA4973" w:rsidRDefault="00D25A3C">
      <w:pPr>
        <w:pStyle w:val="Paragraph"/>
      </w:pPr>
      <w:r>
        <w:t>There are no Hardware Interfaces requirements for this system.</w:t>
      </w:r>
    </w:p>
    <w:p w14:paraId="7671BDAA" w14:textId="5AC20B24" w:rsidR="00EA4973" w:rsidRDefault="00EA4973" w:rsidP="00696CE8">
      <w:pPr>
        <w:pStyle w:val="Heading3"/>
      </w:pPr>
      <w:bookmarkStart w:id="241" w:name="_Toc461626785"/>
      <w:bookmarkStart w:id="242" w:name="_Toc464031955"/>
      <w:bookmarkStart w:id="243" w:name="_Toc464822067"/>
      <w:bookmarkStart w:id="244" w:name="_Toc529618103"/>
      <w:r>
        <w:t>Software Interfaces</w:t>
      </w:r>
      <w:bookmarkEnd w:id="241"/>
      <w:bookmarkEnd w:id="242"/>
      <w:bookmarkEnd w:id="243"/>
      <w:bookmarkEnd w:id="244"/>
    </w:p>
    <w:p w14:paraId="04861CAC" w14:textId="77777777" w:rsidR="00AD4E8C" w:rsidRDefault="00AD4E8C" w:rsidP="00D90B43">
      <w:pPr>
        <w:pStyle w:val="paragraph0"/>
        <w:numPr>
          <w:ilvl w:val="0"/>
          <w:numId w:val="94"/>
        </w:numPr>
        <w:spacing w:before="0" w:beforeAutospacing="0" w:after="0" w:afterAutospacing="0"/>
        <w:jc w:val="both"/>
        <w:textAlignment w:val="baseline"/>
        <w:rPr>
          <w:sz w:val="22"/>
          <w:szCs w:val="22"/>
        </w:rPr>
      </w:pPr>
      <w:r>
        <w:rPr>
          <w:rStyle w:val="spellingerror"/>
          <w:sz w:val="22"/>
          <w:szCs w:val="22"/>
        </w:rPr>
        <w:t>Scapy</w:t>
      </w:r>
      <w:r>
        <w:rPr>
          <w:rStyle w:val="normaltextrun"/>
          <w:sz w:val="22"/>
          <w:szCs w:val="22"/>
        </w:rPr>
        <w:t>:</w:t>
      </w:r>
      <w:r>
        <w:rPr>
          <w:rStyle w:val="eop"/>
          <w:sz w:val="22"/>
          <w:szCs w:val="22"/>
        </w:rPr>
        <w:t> </w:t>
      </w:r>
    </w:p>
    <w:p w14:paraId="280693FB"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Name: </w:t>
      </w:r>
      <w:r>
        <w:rPr>
          <w:rStyle w:val="spellingerror"/>
          <w:sz w:val="22"/>
          <w:szCs w:val="22"/>
        </w:rPr>
        <w:t>Scapy</w:t>
      </w:r>
      <w:r>
        <w:rPr>
          <w:rStyle w:val="normaltextrun"/>
          <w:sz w:val="22"/>
          <w:szCs w:val="22"/>
        </w:rPr>
        <w:t> </w:t>
      </w:r>
      <w:r>
        <w:rPr>
          <w:rStyle w:val="eop"/>
          <w:sz w:val="22"/>
          <w:szCs w:val="22"/>
        </w:rPr>
        <w:t> </w:t>
      </w:r>
    </w:p>
    <w:p w14:paraId="1F67BF14"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spellingerror"/>
          <w:sz w:val="22"/>
          <w:szCs w:val="22"/>
        </w:rPr>
        <w:t>Scapy</w:t>
      </w:r>
      <w:r>
        <w:rPr>
          <w:rStyle w:val="eop"/>
          <w:sz w:val="22"/>
          <w:szCs w:val="22"/>
        </w:rPr>
        <w:t> </w:t>
      </w:r>
    </w:p>
    <w:p w14:paraId="6A1A3343"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Version Number: 2.4.0</w:t>
      </w:r>
      <w:r>
        <w:rPr>
          <w:rStyle w:val="eop"/>
          <w:sz w:val="22"/>
          <w:szCs w:val="22"/>
        </w:rPr>
        <w:t> </w:t>
      </w:r>
    </w:p>
    <w:p w14:paraId="0A2D78BF"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Source: </w:t>
      </w:r>
      <w:hyperlink r:id="rId26" w:tgtFrame="_blank" w:history="1">
        <w:r>
          <w:rPr>
            <w:rStyle w:val="normaltextrun"/>
            <w:color w:val="0000FF"/>
            <w:sz w:val="22"/>
            <w:szCs w:val="22"/>
            <w:u w:val="single"/>
          </w:rPr>
          <w:t>https://pypi.org/project/scapy/</w:t>
        </w:r>
      </w:hyperlink>
      <w:r>
        <w:rPr>
          <w:rStyle w:val="eop"/>
          <w:sz w:val="22"/>
          <w:szCs w:val="22"/>
        </w:rPr>
        <w:t> </w:t>
      </w:r>
    </w:p>
    <w:p w14:paraId="0D7DDDFA" w14:textId="77777777" w:rsidR="00AD4E8C" w:rsidRDefault="00AD4E8C" w:rsidP="00D90B43">
      <w:pPr>
        <w:pStyle w:val="paragraph0"/>
        <w:numPr>
          <w:ilvl w:val="0"/>
          <w:numId w:val="90"/>
        </w:numPr>
        <w:spacing w:before="0" w:beforeAutospacing="0" w:after="0" w:afterAutospacing="0"/>
        <w:ind w:left="1170" w:firstLine="0"/>
        <w:jc w:val="both"/>
        <w:textAlignment w:val="baseline"/>
        <w:rPr>
          <w:sz w:val="22"/>
          <w:szCs w:val="22"/>
        </w:rPr>
      </w:pPr>
      <w:r>
        <w:rPr>
          <w:rStyle w:val="normaltextrun"/>
          <w:sz w:val="22"/>
          <w:szCs w:val="22"/>
        </w:rPr>
        <w:t>API’s: </w:t>
      </w:r>
      <w:r>
        <w:rPr>
          <w:rStyle w:val="eop"/>
          <w:sz w:val="22"/>
          <w:szCs w:val="22"/>
        </w:rPr>
        <w:t> </w:t>
      </w:r>
    </w:p>
    <w:p w14:paraId="30B98834" w14:textId="77777777" w:rsidR="00AD4E8C" w:rsidRDefault="00AD4E8C" w:rsidP="00AD4E8C">
      <w:pPr>
        <w:pStyle w:val="paragraph0"/>
        <w:spacing w:before="0" w:beforeAutospacing="0" w:after="0" w:afterAutospacing="0"/>
        <w:ind w:left="720" w:hanging="360"/>
        <w:jc w:val="both"/>
        <w:textAlignment w:val="baseline"/>
        <w:rPr>
          <w:sz w:val="22"/>
          <w:szCs w:val="22"/>
        </w:rPr>
      </w:pPr>
      <w:r>
        <w:rPr>
          <w:rStyle w:val="eop"/>
          <w:sz w:val="22"/>
          <w:szCs w:val="22"/>
        </w:rPr>
        <w:t> </w:t>
      </w:r>
    </w:p>
    <w:p w14:paraId="58AAF833" w14:textId="77777777" w:rsidR="00AD4E8C" w:rsidRDefault="00AD4E8C" w:rsidP="00D90B43">
      <w:pPr>
        <w:pStyle w:val="paragraph0"/>
        <w:numPr>
          <w:ilvl w:val="0"/>
          <w:numId w:val="95"/>
        </w:numPr>
        <w:spacing w:before="0" w:beforeAutospacing="0" w:after="0" w:afterAutospacing="0"/>
        <w:jc w:val="both"/>
        <w:textAlignment w:val="baseline"/>
        <w:rPr>
          <w:sz w:val="22"/>
          <w:szCs w:val="22"/>
        </w:rPr>
      </w:pPr>
      <w:r>
        <w:rPr>
          <w:rStyle w:val="normaltextrun"/>
          <w:sz w:val="22"/>
          <w:szCs w:val="22"/>
        </w:rPr>
        <w:t>IP-tables (Chains described and Tables (Filtering))</w:t>
      </w:r>
      <w:r>
        <w:rPr>
          <w:rStyle w:val="eop"/>
          <w:sz w:val="22"/>
          <w:szCs w:val="22"/>
        </w:rPr>
        <w:t> </w:t>
      </w:r>
    </w:p>
    <w:p w14:paraId="3200970B" w14:textId="77777777"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Name: IP-tables</w:t>
      </w:r>
      <w:r>
        <w:rPr>
          <w:rStyle w:val="eop"/>
          <w:sz w:val="22"/>
          <w:szCs w:val="22"/>
        </w:rPr>
        <w:t> </w:t>
      </w:r>
    </w:p>
    <w:p w14:paraId="5BAF44A8" w14:textId="03770751"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eop"/>
          <w:sz w:val="22"/>
          <w:szCs w:val="22"/>
        </w:rPr>
        <w:t> </w:t>
      </w:r>
      <w:r w:rsidR="00842E68">
        <w:rPr>
          <w:rStyle w:val="eop"/>
          <w:sz w:val="22"/>
          <w:szCs w:val="22"/>
        </w:rPr>
        <w:t>IP-tabled</w:t>
      </w:r>
    </w:p>
    <w:p w14:paraId="6DE9BBB1" w14:textId="3120B3D3"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Version Number:</w:t>
      </w:r>
      <w:r>
        <w:rPr>
          <w:rStyle w:val="eop"/>
          <w:sz w:val="22"/>
          <w:szCs w:val="22"/>
        </w:rPr>
        <w:t> </w:t>
      </w:r>
      <w:r w:rsidR="00842E68">
        <w:rPr>
          <w:rStyle w:val="eop"/>
          <w:sz w:val="22"/>
          <w:szCs w:val="22"/>
        </w:rPr>
        <w:t>1.08</w:t>
      </w:r>
    </w:p>
    <w:p w14:paraId="3AD26D43" w14:textId="2565FF75" w:rsidR="00AD4E8C" w:rsidRDefault="00AD4E8C" w:rsidP="00D90B43">
      <w:pPr>
        <w:pStyle w:val="paragraph0"/>
        <w:numPr>
          <w:ilvl w:val="0"/>
          <w:numId w:val="91"/>
        </w:numPr>
        <w:spacing w:before="0" w:beforeAutospacing="0" w:after="0" w:afterAutospacing="0"/>
        <w:ind w:left="1170" w:firstLine="0"/>
        <w:jc w:val="both"/>
        <w:textAlignment w:val="baseline"/>
        <w:rPr>
          <w:sz w:val="22"/>
          <w:szCs w:val="22"/>
        </w:rPr>
      </w:pPr>
      <w:r>
        <w:rPr>
          <w:rStyle w:val="normaltextrun"/>
          <w:sz w:val="22"/>
          <w:szCs w:val="22"/>
        </w:rPr>
        <w:t>Rule used:</w:t>
      </w:r>
      <w:r>
        <w:rPr>
          <w:rStyle w:val="eop"/>
          <w:sz w:val="22"/>
          <w:szCs w:val="22"/>
        </w:rPr>
        <w:t> </w:t>
      </w:r>
      <w:r w:rsidR="00F369B1">
        <w:rPr>
          <w:rStyle w:val="eop"/>
          <w:sz w:val="22"/>
          <w:szCs w:val="22"/>
        </w:rPr>
        <w:t xml:space="preserve">iptables </w:t>
      </w:r>
      <w:r w:rsidR="003B36F6">
        <w:rPr>
          <w:rStyle w:val="eop"/>
          <w:sz w:val="22"/>
          <w:szCs w:val="22"/>
        </w:rPr>
        <w:t xml:space="preserve">-A INPUT </w:t>
      </w:r>
      <w:r w:rsidR="00017C22">
        <w:rPr>
          <w:rStyle w:val="eop"/>
          <w:sz w:val="22"/>
          <w:szCs w:val="22"/>
        </w:rPr>
        <w:t xml:space="preserve">NFQUEUE </w:t>
      </w:r>
      <w:r w:rsidR="007824F6">
        <w:rPr>
          <w:rStyle w:val="eop"/>
          <w:sz w:val="22"/>
          <w:szCs w:val="22"/>
        </w:rPr>
        <w:t>–</w:t>
      </w:r>
      <w:r w:rsidR="00017C22">
        <w:rPr>
          <w:rStyle w:val="eop"/>
          <w:sz w:val="22"/>
          <w:szCs w:val="22"/>
        </w:rPr>
        <w:t>queue</w:t>
      </w:r>
      <w:r w:rsidR="007824F6">
        <w:rPr>
          <w:rStyle w:val="eop"/>
          <w:sz w:val="22"/>
          <w:szCs w:val="22"/>
        </w:rPr>
        <w:t>-</w:t>
      </w:r>
      <w:proofErr w:type="spellStart"/>
      <w:r w:rsidR="007824F6">
        <w:rPr>
          <w:rStyle w:val="eop"/>
          <w:sz w:val="22"/>
          <w:szCs w:val="22"/>
        </w:rPr>
        <w:t>num</w:t>
      </w:r>
      <w:proofErr w:type="spellEnd"/>
      <w:r w:rsidR="00B01EF0">
        <w:rPr>
          <w:rStyle w:val="eop"/>
          <w:sz w:val="22"/>
          <w:szCs w:val="22"/>
        </w:rPr>
        <w:t xml:space="preserve"> 0</w:t>
      </w:r>
    </w:p>
    <w:p w14:paraId="35B675D6" w14:textId="77777777" w:rsidR="00AD4E8C" w:rsidRDefault="00AD4E8C" w:rsidP="00AD4E8C">
      <w:pPr>
        <w:pStyle w:val="paragraph0"/>
        <w:spacing w:before="0" w:beforeAutospacing="0" w:after="0" w:afterAutospacing="0"/>
        <w:ind w:left="720" w:hanging="360"/>
        <w:jc w:val="both"/>
        <w:textAlignment w:val="baseline"/>
        <w:rPr>
          <w:sz w:val="22"/>
          <w:szCs w:val="22"/>
        </w:rPr>
      </w:pPr>
      <w:r>
        <w:rPr>
          <w:rStyle w:val="eop"/>
          <w:sz w:val="22"/>
          <w:szCs w:val="22"/>
        </w:rPr>
        <w:t> </w:t>
      </w:r>
    </w:p>
    <w:p w14:paraId="33D36C0F" w14:textId="77777777" w:rsidR="00AD4E8C" w:rsidRDefault="00AD4E8C" w:rsidP="00D90B43">
      <w:pPr>
        <w:pStyle w:val="paragraph0"/>
        <w:numPr>
          <w:ilvl w:val="0"/>
          <w:numId w:val="96"/>
        </w:numPr>
        <w:spacing w:before="0" w:beforeAutospacing="0" w:after="0" w:afterAutospacing="0"/>
        <w:jc w:val="both"/>
        <w:textAlignment w:val="baseline"/>
        <w:rPr>
          <w:sz w:val="22"/>
          <w:szCs w:val="22"/>
        </w:rPr>
      </w:pPr>
      <w:r>
        <w:rPr>
          <w:rStyle w:val="normaltextrun"/>
          <w:sz w:val="22"/>
          <w:szCs w:val="22"/>
        </w:rPr>
        <w:t>NFQUEUE</w:t>
      </w:r>
      <w:r>
        <w:rPr>
          <w:rStyle w:val="eop"/>
          <w:sz w:val="22"/>
          <w:szCs w:val="22"/>
        </w:rPr>
        <w:t> </w:t>
      </w:r>
    </w:p>
    <w:p w14:paraId="50E542B5"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t>Name: </w:t>
      </w:r>
      <w:r>
        <w:rPr>
          <w:rStyle w:val="spellingerror"/>
          <w:sz w:val="22"/>
          <w:szCs w:val="22"/>
        </w:rPr>
        <w:t>libnetfilter_queue</w:t>
      </w:r>
      <w:r>
        <w:rPr>
          <w:rStyle w:val="normaltextrun"/>
          <w:sz w:val="22"/>
          <w:szCs w:val="22"/>
        </w:rPr>
        <w:t> project</w:t>
      </w:r>
      <w:r>
        <w:rPr>
          <w:rStyle w:val="eop"/>
          <w:sz w:val="22"/>
          <w:szCs w:val="22"/>
        </w:rPr>
        <w:t> </w:t>
      </w:r>
    </w:p>
    <w:p w14:paraId="063CE9A2"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t>Mnemonic: NFQUEUE</w:t>
      </w:r>
      <w:r>
        <w:rPr>
          <w:rStyle w:val="eop"/>
          <w:sz w:val="22"/>
          <w:szCs w:val="22"/>
        </w:rPr>
        <w:t> </w:t>
      </w:r>
    </w:p>
    <w:p w14:paraId="69DB9117"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color w:val="000000"/>
          <w:sz w:val="22"/>
          <w:szCs w:val="22"/>
        </w:rPr>
        <w:t>Version Number: 2017-Nov-13: libnetfilter_queue-1.0.3</w:t>
      </w:r>
      <w:r>
        <w:rPr>
          <w:rStyle w:val="eop"/>
          <w:sz w:val="22"/>
          <w:szCs w:val="22"/>
        </w:rPr>
        <w:t> </w:t>
      </w:r>
    </w:p>
    <w:p w14:paraId="275A03C3" w14:textId="77777777" w:rsidR="00AD4E8C" w:rsidRDefault="00AD4E8C" w:rsidP="00D90B43">
      <w:pPr>
        <w:pStyle w:val="paragraph0"/>
        <w:numPr>
          <w:ilvl w:val="0"/>
          <w:numId w:val="92"/>
        </w:numPr>
        <w:spacing w:before="0" w:beforeAutospacing="0" w:after="0" w:afterAutospacing="0"/>
        <w:ind w:left="1170" w:firstLine="0"/>
        <w:jc w:val="both"/>
        <w:textAlignment w:val="baseline"/>
        <w:rPr>
          <w:sz w:val="22"/>
          <w:szCs w:val="22"/>
        </w:rPr>
      </w:pPr>
      <w:r>
        <w:rPr>
          <w:rStyle w:val="normaltextrun"/>
          <w:sz w:val="22"/>
          <w:szCs w:val="22"/>
        </w:rPr>
        <w:lastRenderedPageBreak/>
        <w:t>Source: </w:t>
      </w:r>
      <w:hyperlink r:id="rId27" w:tgtFrame="_blank" w:history="1">
        <w:r>
          <w:rPr>
            <w:rStyle w:val="normaltextrun"/>
            <w:color w:val="0000FF"/>
            <w:sz w:val="22"/>
            <w:szCs w:val="22"/>
            <w:u w:val="single"/>
          </w:rPr>
          <w:t>https://netfilter.org/projects/libnetfilter_queue/</w:t>
        </w:r>
      </w:hyperlink>
      <w:r>
        <w:rPr>
          <w:rStyle w:val="normaltextrun"/>
          <w:sz w:val="22"/>
          <w:szCs w:val="22"/>
        </w:rPr>
        <w:t> </w:t>
      </w:r>
      <w:r>
        <w:rPr>
          <w:rStyle w:val="eop"/>
          <w:sz w:val="22"/>
          <w:szCs w:val="22"/>
        </w:rPr>
        <w:t> </w:t>
      </w:r>
    </w:p>
    <w:p w14:paraId="434F129A" w14:textId="77777777" w:rsidR="00AD4E8C" w:rsidRDefault="00AD4E8C" w:rsidP="00D90B43">
      <w:pPr>
        <w:pStyle w:val="paragraph0"/>
        <w:numPr>
          <w:ilvl w:val="0"/>
          <w:numId w:val="97"/>
        </w:numPr>
        <w:spacing w:before="0" w:beforeAutospacing="0" w:after="0" w:afterAutospacing="0"/>
        <w:jc w:val="both"/>
        <w:textAlignment w:val="baseline"/>
        <w:rPr>
          <w:sz w:val="22"/>
          <w:szCs w:val="22"/>
        </w:rPr>
      </w:pPr>
      <w:r>
        <w:rPr>
          <w:rStyle w:val="normaltextrun"/>
          <w:sz w:val="22"/>
          <w:szCs w:val="22"/>
        </w:rPr>
        <w:t>Net Filter</w:t>
      </w:r>
      <w:r>
        <w:rPr>
          <w:rStyle w:val="eop"/>
          <w:sz w:val="22"/>
          <w:szCs w:val="22"/>
        </w:rPr>
        <w:t> </w:t>
      </w:r>
    </w:p>
    <w:p w14:paraId="4B8971B7"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Name: netfilter.org project</w:t>
      </w:r>
      <w:r>
        <w:rPr>
          <w:rStyle w:val="eop"/>
          <w:sz w:val="22"/>
          <w:szCs w:val="22"/>
        </w:rPr>
        <w:t> </w:t>
      </w:r>
    </w:p>
    <w:p w14:paraId="72DC562A"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Mnemonic: </w:t>
      </w:r>
      <w:r>
        <w:rPr>
          <w:rStyle w:val="spellingerror"/>
          <w:sz w:val="22"/>
          <w:szCs w:val="22"/>
        </w:rPr>
        <w:t>netfilter</w:t>
      </w:r>
      <w:r>
        <w:rPr>
          <w:rStyle w:val="normaltextrun"/>
          <w:sz w:val="22"/>
          <w:szCs w:val="22"/>
        </w:rPr>
        <w:t> </w:t>
      </w:r>
      <w:r>
        <w:rPr>
          <w:rStyle w:val="eop"/>
          <w:sz w:val="22"/>
          <w:szCs w:val="22"/>
        </w:rPr>
        <w:t> </w:t>
      </w:r>
    </w:p>
    <w:p w14:paraId="09E27D8D" w14:textId="77777777"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Version Number: 2.6.14 </w:t>
      </w:r>
      <w:r>
        <w:rPr>
          <w:rStyle w:val="eop"/>
          <w:sz w:val="22"/>
          <w:szCs w:val="22"/>
        </w:rPr>
        <w:t> </w:t>
      </w:r>
    </w:p>
    <w:p w14:paraId="50F73A1A" w14:textId="09426141" w:rsidR="00AD4E8C" w:rsidRDefault="00AD4E8C" w:rsidP="00D90B43">
      <w:pPr>
        <w:pStyle w:val="paragraph0"/>
        <w:numPr>
          <w:ilvl w:val="0"/>
          <w:numId w:val="93"/>
        </w:numPr>
        <w:spacing w:before="0" w:beforeAutospacing="0" w:after="0" w:afterAutospacing="0"/>
        <w:ind w:left="1170" w:firstLine="0"/>
        <w:jc w:val="both"/>
        <w:textAlignment w:val="baseline"/>
        <w:rPr>
          <w:sz w:val="22"/>
          <w:szCs w:val="22"/>
        </w:rPr>
      </w:pPr>
      <w:r>
        <w:rPr>
          <w:rStyle w:val="normaltextrun"/>
          <w:sz w:val="22"/>
          <w:szCs w:val="22"/>
        </w:rPr>
        <w:t>Source: </w:t>
      </w:r>
      <w:hyperlink r:id="rId28" w:history="1">
        <w:r w:rsidR="00197061" w:rsidRPr="001203C0">
          <w:rPr>
            <w:rStyle w:val="Hyperlink"/>
            <w:sz w:val="22"/>
            <w:szCs w:val="22"/>
          </w:rPr>
          <w:t>https://netfilter.org/projects/libnetfilter</w:t>
        </w:r>
      </w:hyperlink>
      <w:r w:rsidR="00197061">
        <w:rPr>
          <w:rStyle w:val="normaltextrun"/>
          <w:sz w:val="22"/>
          <w:szCs w:val="22"/>
        </w:rPr>
        <w:t xml:space="preserve"> </w:t>
      </w:r>
    </w:p>
    <w:p w14:paraId="377CD3E8" w14:textId="77777777" w:rsidR="0086112A" w:rsidRDefault="0086112A" w:rsidP="00AD4E8C">
      <w:pPr>
        <w:pStyle w:val="ListAlpa"/>
        <w:numPr>
          <w:ilvl w:val="0"/>
          <w:numId w:val="0"/>
        </w:numPr>
        <w:ind w:left="360"/>
      </w:pPr>
    </w:p>
    <w:p w14:paraId="4ADA4AAA" w14:textId="77777777" w:rsidR="00EA4973" w:rsidRDefault="00EA4973">
      <w:pPr>
        <w:pStyle w:val="Heading3"/>
      </w:pPr>
      <w:bookmarkStart w:id="245" w:name="_Toc461626786"/>
      <w:bookmarkStart w:id="246" w:name="_Toc464031956"/>
      <w:bookmarkStart w:id="247" w:name="_Toc464822068"/>
      <w:bookmarkStart w:id="248" w:name="_Toc529618104"/>
      <w:r>
        <w:t>Communications Interfaces</w:t>
      </w:r>
      <w:bookmarkEnd w:id="245"/>
      <w:bookmarkEnd w:id="246"/>
      <w:bookmarkEnd w:id="247"/>
      <w:bookmarkEnd w:id="248"/>
      <w:r>
        <w:t xml:space="preserve"> </w:t>
      </w:r>
    </w:p>
    <w:p w14:paraId="336F3E5D" w14:textId="77777777" w:rsidR="00EA4973" w:rsidRDefault="00D25A3C">
      <w:pPr>
        <w:pStyle w:val="Paragraph"/>
      </w:pPr>
      <w:r>
        <w:t>There are no Communications Interfaces requirements for this system.</w:t>
      </w:r>
    </w:p>
    <w:p w14:paraId="4DB8511F" w14:textId="77777777" w:rsidR="00EA4973" w:rsidRDefault="00EA4973">
      <w:pPr>
        <w:pStyle w:val="Heading2"/>
      </w:pPr>
      <w:bookmarkStart w:id="249" w:name="_Toc461626787"/>
      <w:bookmarkStart w:id="250" w:name="_Toc464031957"/>
      <w:bookmarkStart w:id="251" w:name="_Toc464822069"/>
      <w:bookmarkStart w:id="252" w:name="_Toc529618105"/>
      <w:r>
        <w:t>Behavioral Requirements</w:t>
      </w:r>
      <w:bookmarkEnd w:id="249"/>
      <w:bookmarkEnd w:id="250"/>
      <w:bookmarkEnd w:id="251"/>
      <w:bookmarkEnd w:id="252"/>
    </w:p>
    <w:p w14:paraId="330CFC36" w14:textId="77777777" w:rsidR="00EA4973" w:rsidRDefault="00EA4973">
      <w:pPr>
        <w:pStyle w:val="Heading3"/>
      </w:pPr>
      <w:bookmarkStart w:id="253" w:name="_Toc461626788"/>
      <w:bookmarkStart w:id="254" w:name="_Toc464031958"/>
      <w:bookmarkStart w:id="255" w:name="_Toc464822070"/>
      <w:bookmarkStart w:id="256" w:name="_Toc529618106"/>
      <w:r>
        <w:t>Same Class of User</w:t>
      </w:r>
      <w:bookmarkEnd w:id="253"/>
      <w:bookmarkEnd w:id="254"/>
      <w:bookmarkEnd w:id="255"/>
      <w:bookmarkEnd w:id="256"/>
    </w:p>
    <w:p w14:paraId="14347751" w14:textId="77777777" w:rsidR="00451995" w:rsidRDefault="00451995" w:rsidP="00D90B43">
      <w:pPr>
        <w:pStyle w:val="paragraph0"/>
        <w:numPr>
          <w:ilvl w:val="0"/>
          <w:numId w:val="115"/>
        </w:numPr>
        <w:spacing w:before="0" w:beforeAutospacing="0" w:after="0" w:afterAutospacing="0"/>
        <w:jc w:val="both"/>
        <w:textAlignment w:val="baseline"/>
        <w:rPr>
          <w:rFonts w:ascii="Segoe UI" w:hAnsi="Segoe UI" w:cs="Segoe UI"/>
          <w:sz w:val="18"/>
          <w:szCs w:val="18"/>
        </w:rPr>
      </w:pPr>
      <w:r>
        <w:rPr>
          <w:rStyle w:val="normaltextrun"/>
          <w:sz w:val="20"/>
          <w:szCs w:val="20"/>
        </w:rPr>
        <w:t>The system shall have one level of access privileges</w:t>
      </w:r>
      <w:r w:rsidR="00AF3F08">
        <w:rPr>
          <w:rStyle w:val="normaltextrun"/>
          <w:sz w:val="20"/>
          <w:szCs w:val="20"/>
        </w:rPr>
        <w:t xml:space="preserve"> as shown in Table 4</w:t>
      </w:r>
      <w:r>
        <w:rPr>
          <w:rStyle w:val="normaltextrun"/>
          <w:sz w:val="20"/>
          <w:szCs w:val="20"/>
        </w:rPr>
        <w:t>. </w:t>
      </w:r>
      <w:r>
        <w:rPr>
          <w:rStyle w:val="eop"/>
          <w:sz w:val="20"/>
          <w:szCs w:val="20"/>
        </w:rPr>
        <w:t> </w:t>
      </w:r>
    </w:p>
    <w:p w14:paraId="3BD20DC8" w14:textId="77777777" w:rsidR="00451995" w:rsidRPr="00451995" w:rsidRDefault="00451995" w:rsidP="00451995">
      <w:pPr>
        <w:pStyle w:val="paragraph0"/>
        <w:spacing w:before="0" w:beforeAutospacing="0" w:after="0" w:afterAutospacing="0"/>
        <w:jc w:val="center"/>
        <w:textAlignment w:val="baseline"/>
        <w:rPr>
          <w:rFonts w:ascii="Segoe UI" w:hAnsi="Segoe UI" w:cs="Segoe UI"/>
          <w:b/>
          <w:bCs/>
          <w:sz w:val="18"/>
          <w:szCs w:val="18"/>
        </w:rPr>
      </w:pPr>
      <w:r w:rsidRPr="00451995">
        <w:rPr>
          <w:b/>
          <w:bCs/>
          <w:sz w:val="20"/>
          <w:szCs w:val="20"/>
        </w:rPr>
        <w:t>Table 4: Access Privileges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5"/>
        <w:gridCol w:w="1018"/>
        <w:gridCol w:w="1046"/>
        <w:gridCol w:w="1115"/>
        <w:gridCol w:w="1443"/>
        <w:gridCol w:w="968"/>
        <w:gridCol w:w="876"/>
        <w:gridCol w:w="1053"/>
      </w:tblGrid>
      <w:tr w:rsidR="00451995" w:rsidRPr="00451995" w14:paraId="22EAC83F" w14:textId="77777777" w:rsidTr="003D0437">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46783B5" w14:textId="77777777" w:rsidR="00451995" w:rsidRPr="00451995" w:rsidRDefault="00451995" w:rsidP="00451995">
            <w:pPr>
              <w:overflowPunct/>
              <w:autoSpaceDE/>
              <w:autoSpaceDN/>
              <w:adjustRightInd/>
              <w:jc w:val="both"/>
              <w:rPr>
                <w:sz w:val="24"/>
                <w:szCs w:val="24"/>
              </w:rPr>
            </w:pPr>
            <w:r w:rsidRPr="00451995">
              <w:rPr>
                <w:b/>
                <w:bCs/>
              </w:rPr>
              <w:t>Access Hierarchy </w:t>
            </w:r>
            <w:r w:rsidRPr="00451995">
              <w:t> </w:t>
            </w:r>
          </w:p>
        </w:tc>
        <w:tc>
          <w:tcPr>
            <w:tcW w:w="1050" w:type="dxa"/>
            <w:tcBorders>
              <w:top w:val="single" w:sz="6" w:space="0" w:color="auto"/>
              <w:left w:val="nil"/>
              <w:bottom w:val="single" w:sz="6" w:space="0" w:color="auto"/>
              <w:right w:val="single" w:sz="6" w:space="0" w:color="auto"/>
            </w:tcBorders>
            <w:shd w:val="clear" w:color="auto" w:fill="auto"/>
            <w:hideMark/>
          </w:tcPr>
          <w:p w14:paraId="12346643" w14:textId="77777777" w:rsidR="00451995" w:rsidRPr="00451995" w:rsidRDefault="00451995" w:rsidP="00451995">
            <w:pPr>
              <w:overflowPunct/>
              <w:autoSpaceDE/>
              <w:autoSpaceDN/>
              <w:adjustRightInd/>
              <w:jc w:val="both"/>
              <w:rPr>
                <w:sz w:val="24"/>
                <w:szCs w:val="24"/>
              </w:rPr>
            </w:pPr>
            <w:r w:rsidRPr="00451995">
              <w:rPr>
                <w:b/>
                <w:bCs/>
              </w:rPr>
              <w:t>Set proxy settings</w:t>
            </w:r>
            <w:r w:rsidRPr="00451995">
              <w:t> </w:t>
            </w:r>
          </w:p>
        </w:tc>
        <w:tc>
          <w:tcPr>
            <w:tcW w:w="1080" w:type="dxa"/>
            <w:tcBorders>
              <w:top w:val="single" w:sz="6" w:space="0" w:color="auto"/>
              <w:left w:val="nil"/>
              <w:bottom w:val="single" w:sz="6" w:space="0" w:color="auto"/>
              <w:right w:val="single" w:sz="6" w:space="0" w:color="auto"/>
            </w:tcBorders>
            <w:shd w:val="clear" w:color="auto" w:fill="auto"/>
            <w:hideMark/>
          </w:tcPr>
          <w:p w14:paraId="7F43D1F5" w14:textId="77777777" w:rsidR="00451995" w:rsidRPr="00451995" w:rsidRDefault="00451995" w:rsidP="00451995">
            <w:pPr>
              <w:overflowPunct/>
              <w:autoSpaceDE/>
              <w:autoSpaceDN/>
              <w:adjustRightInd/>
              <w:jc w:val="both"/>
              <w:rPr>
                <w:sz w:val="24"/>
                <w:szCs w:val="24"/>
              </w:rPr>
            </w:pPr>
            <w:proofErr w:type="spellStart"/>
            <w:r w:rsidRPr="00451995">
              <w:rPr>
                <w:b/>
                <w:bCs/>
              </w:rPr>
              <w:t>Impleme-ntation</w:t>
            </w:r>
            <w:proofErr w:type="spellEnd"/>
            <w:r w:rsidRPr="00451995">
              <w:rPr>
                <w:b/>
                <w:bCs/>
              </w:rPr>
              <w:t> of fuzzing </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
          <w:p w14:paraId="67DA97FE" w14:textId="77777777" w:rsidR="00451995" w:rsidRPr="00451995" w:rsidRDefault="00451995" w:rsidP="00451995">
            <w:pPr>
              <w:overflowPunct/>
              <w:autoSpaceDE/>
              <w:autoSpaceDN/>
              <w:adjustRightInd/>
              <w:jc w:val="both"/>
              <w:rPr>
                <w:sz w:val="24"/>
                <w:szCs w:val="24"/>
              </w:rPr>
            </w:pPr>
            <w:r w:rsidRPr="00451995">
              <w:rPr>
                <w:b/>
                <w:bCs/>
              </w:rPr>
              <w:t>Modification of packets</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
          <w:p w14:paraId="4805CC01" w14:textId="77777777" w:rsidR="00451995" w:rsidRPr="00451995" w:rsidRDefault="00451995" w:rsidP="00451995">
            <w:pPr>
              <w:overflowPunct/>
              <w:autoSpaceDE/>
              <w:autoSpaceDN/>
              <w:adjustRightInd/>
              <w:jc w:val="both"/>
              <w:rPr>
                <w:sz w:val="24"/>
                <w:szCs w:val="24"/>
              </w:rPr>
            </w:pPr>
            <w:r w:rsidRPr="00451995">
              <w:rPr>
                <w:b/>
                <w:bCs/>
              </w:rPr>
              <w:t>Interception and filtering</w:t>
            </w:r>
            <w:r w:rsidRPr="00451995">
              <w:t> </w:t>
            </w:r>
          </w:p>
        </w:tc>
        <w:tc>
          <w:tcPr>
            <w:tcW w:w="990" w:type="dxa"/>
            <w:tcBorders>
              <w:top w:val="single" w:sz="6" w:space="0" w:color="auto"/>
              <w:left w:val="nil"/>
              <w:bottom w:val="single" w:sz="6" w:space="0" w:color="auto"/>
              <w:right w:val="single" w:sz="6" w:space="0" w:color="auto"/>
            </w:tcBorders>
            <w:shd w:val="clear" w:color="auto" w:fill="auto"/>
            <w:hideMark/>
          </w:tcPr>
          <w:p w14:paraId="21702F50" w14:textId="77777777" w:rsidR="00451995" w:rsidRPr="00451995" w:rsidRDefault="00451995" w:rsidP="00451995">
            <w:pPr>
              <w:overflowPunct/>
              <w:autoSpaceDE/>
              <w:autoSpaceDN/>
              <w:adjustRightInd/>
              <w:jc w:val="both"/>
              <w:rPr>
                <w:sz w:val="24"/>
                <w:szCs w:val="24"/>
              </w:rPr>
            </w:pPr>
            <w:r w:rsidRPr="00451995">
              <w:rPr>
                <w:b/>
                <w:bCs/>
              </w:rPr>
              <w:t xml:space="preserve">Hook </w:t>
            </w:r>
            <w:proofErr w:type="spellStart"/>
            <w:r w:rsidRPr="00451995">
              <w:rPr>
                <w:b/>
                <w:bCs/>
              </w:rPr>
              <w:t>Impleme-ntation</w:t>
            </w:r>
            <w:proofErr w:type="spellEnd"/>
            <w:r w:rsidRPr="00451995">
              <w:t> </w:t>
            </w:r>
          </w:p>
        </w:tc>
        <w:tc>
          <w:tcPr>
            <w:tcW w:w="900" w:type="dxa"/>
            <w:tcBorders>
              <w:top w:val="single" w:sz="6" w:space="0" w:color="auto"/>
              <w:left w:val="nil"/>
              <w:bottom w:val="single" w:sz="6" w:space="0" w:color="auto"/>
              <w:right w:val="single" w:sz="6" w:space="0" w:color="auto"/>
            </w:tcBorders>
            <w:shd w:val="clear" w:color="auto" w:fill="auto"/>
            <w:hideMark/>
          </w:tcPr>
          <w:p w14:paraId="67D3C795" w14:textId="77777777" w:rsidR="00451995" w:rsidRPr="00451995" w:rsidRDefault="00451995" w:rsidP="00451995">
            <w:pPr>
              <w:overflowPunct/>
              <w:autoSpaceDE/>
              <w:autoSpaceDN/>
              <w:adjustRightInd/>
              <w:jc w:val="both"/>
              <w:rPr>
                <w:sz w:val="24"/>
                <w:szCs w:val="24"/>
              </w:rPr>
            </w:pPr>
            <w:r w:rsidRPr="00451995">
              <w:rPr>
                <w:b/>
                <w:bCs/>
              </w:rPr>
              <w:t>PCAP</w:t>
            </w:r>
            <w:r w:rsidRPr="00451995">
              <w:t> </w:t>
            </w:r>
          </w:p>
          <w:p w14:paraId="429C8FD2" w14:textId="77777777" w:rsidR="00451995" w:rsidRPr="00451995" w:rsidRDefault="00451995" w:rsidP="00451995">
            <w:pPr>
              <w:overflowPunct/>
              <w:autoSpaceDE/>
              <w:autoSpaceDN/>
              <w:adjustRightInd/>
              <w:jc w:val="both"/>
              <w:rPr>
                <w:sz w:val="24"/>
                <w:szCs w:val="24"/>
              </w:rPr>
            </w:pPr>
            <w:proofErr w:type="spellStart"/>
            <w:r w:rsidRPr="00451995">
              <w:rPr>
                <w:b/>
                <w:bCs/>
              </w:rPr>
              <w:t>Functio-nalities</w:t>
            </w:r>
            <w:proofErr w:type="spellEnd"/>
            <w:r w:rsidRPr="00451995">
              <w:t> </w:t>
            </w:r>
          </w:p>
        </w:tc>
        <w:tc>
          <w:tcPr>
            <w:tcW w:w="1080" w:type="dxa"/>
            <w:tcBorders>
              <w:top w:val="single" w:sz="6" w:space="0" w:color="auto"/>
              <w:left w:val="nil"/>
              <w:bottom w:val="single" w:sz="6" w:space="0" w:color="auto"/>
              <w:right w:val="single" w:sz="6" w:space="0" w:color="auto"/>
            </w:tcBorders>
            <w:shd w:val="clear" w:color="auto" w:fill="auto"/>
            <w:hideMark/>
          </w:tcPr>
          <w:p w14:paraId="0B464C53" w14:textId="77777777" w:rsidR="00451995" w:rsidRPr="00451995" w:rsidRDefault="00451995" w:rsidP="00451995">
            <w:pPr>
              <w:overflowPunct/>
              <w:autoSpaceDE/>
              <w:autoSpaceDN/>
              <w:adjustRightInd/>
              <w:jc w:val="both"/>
              <w:rPr>
                <w:sz w:val="24"/>
                <w:szCs w:val="24"/>
              </w:rPr>
            </w:pPr>
            <w:r w:rsidRPr="00451995">
              <w:rPr>
                <w:b/>
                <w:bCs/>
              </w:rPr>
              <w:t>Drop/For-ward Packets</w:t>
            </w:r>
            <w:r w:rsidRPr="00451995">
              <w:t> </w:t>
            </w:r>
          </w:p>
        </w:tc>
      </w:tr>
      <w:tr w:rsidR="00451995" w:rsidRPr="00451995" w14:paraId="0939A93E" w14:textId="77777777" w:rsidTr="003D0437">
        <w:trPr>
          <w:trHeight w:val="510"/>
        </w:trPr>
        <w:tc>
          <w:tcPr>
            <w:tcW w:w="1545" w:type="dxa"/>
            <w:tcBorders>
              <w:top w:val="nil"/>
              <w:left w:val="single" w:sz="6" w:space="0" w:color="auto"/>
              <w:bottom w:val="single" w:sz="6" w:space="0" w:color="auto"/>
              <w:right w:val="single" w:sz="6" w:space="0" w:color="auto"/>
            </w:tcBorders>
            <w:shd w:val="clear" w:color="auto" w:fill="auto"/>
            <w:hideMark/>
          </w:tcPr>
          <w:p w14:paraId="2410E64A" w14:textId="77777777" w:rsidR="00451995" w:rsidRPr="00451995" w:rsidRDefault="00451995" w:rsidP="00451995">
            <w:pPr>
              <w:overflowPunct/>
              <w:autoSpaceDE/>
              <w:autoSpaceDN/>
              <w:adjustRightInd/>
              <w:jc w:val="both"/>
              <w:rPr>
                <w:sz w:val="24"/>
                <w:szCs w:val="24"/>
              </w:rPr>
            </w:pPr>
            <w:r w:rsidRPr="00451995">
              <w:t>Analyst </w:t>
            </w:r>
          </w:p>
        </w:tc>
        <w:tc>
          <w:tcPr>
            <w:tcW w:w="1050" w:type="dxa"/>
            <w:tcBorders>
              <w:top w:val="nil"/>
              <w:left w:val="nil"/>
              <w:bottom w:val="single" w:sz="6" w:space="0" w:color="auto"/>
              <w:right w:val="single" w:sz="6" w:space="0" w:color="auto"/>
            </w:tcBorders>
            <w:shd w:val="clear" w:color="auto" w:fill="auto"/>
            <w:hideMark/>
          </w:tcPr>
          <w:p w14:paraId="375F70B6"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1080" w:type="dxa"/>
            <w:tcBorders>
              <w:top w:val="nil"/>
              <w:left w:val="nil"/>
              <w:bottom w:val="single" w:sz="6" w:space="0" w:color="auto"/>
              <w:right w:val="single" w:sz="6" w:space="0" w:color="auto"/>
            </w:tcBorders>
            <w:shd w:val="clear" w:color="auto" w:fill="auto"/>
            <w:hideMark/>
          </w:tcPr>
          <w:p w14:paraId="6373C910"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
          <w:p w14:paraId="6BF54792"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
          <w:p w14:paraId="3BC7A74C"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90" w:type="dxa"/>
            <w:tcBorders>
              <w:top w:val="nil"/>
              <w:left w:val="nil"/>
              <w:bottom w:val="single" w:sz="6" w:space="0" w:color="auto"/>
              <w:right w:val="single" w:sz="6" w:space="0" w:color="auto"/>
            </w:tcBorders>
            <w:shd w:val="clear" w:color="auto" w:fill="auto"/>
            <w:hideMark/>
          </w:tcPr>
          <w:p w14:paraId="7569E0CE"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900" w:type="dxa"/>
            <w:tcBorders>
              <w:top w:val="nil"/>
              <w:left w:val="nil"/>
              <w:bottom w:val="single" w:sz="6" w:space="0" w:color="auto"/>
              <w:right w:val="single" w:sz="6" w:space="0" w:color="auto"/>
            </w:tcBorders>
            <w:shd w:val="clear" w:color="auto" w:fill="auto"/>
            <w:hideMark/>
          </w:tcPr>
          <w:p w14:paraId="79E222A3"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c>
          <w:tcPr>
            <w:tcW w:w="1080" w:type="dxa"/>
            <w:tcBorders>
              <w:top w:val="nil"/>
              <w:left w:val="nil"/>
              <w:bottom w:val="single" w:sz="6" w:space="0" w:color="auto"/>
              <w:right w:val="single" w:sz="6" w:space="0" w:color="auto"/>
            </w:tcBorders>
            <w:shd w:val="clear" w:color="auto" w:fill="auto"/>
            <w:hideMark/>
          </w:tcPr>
          <w:p w14:paraId="7357C551" w14:textId="77777777" w:rsidR="00451995" w:rsidRPr="00451995" w:rsidRDefault="00451995" w:rsidP="00451995">
            <w:pPr>
              <w:overflowPunct/>
              <w:autoSpaceDE/>
              <w:autoSpaceDN/>
              <w:adjustRightInd/>
              <w:jc w:val="center"/>
              <w:rPr>
                <w:sz w:val="24"/>
                <w:szCs w:val="24"/>
              </w:rPr>
            </w:pPr>
            <w:r w:rsidRPr="00451995">
              <w:rPr>
                <w:rFonts w:ascii="Segoe UI Symbol" w:hAnsi="Segoe UI Symbol"/>
                <w:color w:val="222222"/>
                <w:shd w:val="clear" w:color="auto" w:fill="FFFFFF"/>
              </w:rPr>
              <w:t>✓</w:t>
            </w:r>
            <w:r w:rsidRPr="00451995">
              <w:rPr>
                <w:rFonts w:ascii="Segoe UI Symbol" w:hAnsi="Segoe UI Symbol"/>
              </w:rPr>
              <w:t> </w:t>
            </w:r>
          </w:p>
        </w:tc>
      </w:tr>
    </w:tbl>
    <w:p w14:paraId="041E69E6" w14:textId="77777777" w:rsidR="001A3F0E" w:rsidRDefault="001A3F0E">
      <w:pPr>
        <w:pStyle w:val="Paragraph"/>
      </w:pPr>
    </w:p>
    <w:p w14:paraId="1DD13CC7" w14:textId="77777777" w:rsidR="00EA4973" w:rsidRDefault="00EA4973">
      <w:pPr>
        <w:pStyle w:val="Heading3"/>
      </w:pPr>
      <w:bookmarkStart w:id="257" w:name="_Toc461626789"/>
      <w:bookmarkStart w:id="258" w:name="_Toc464031959"/>
      <w:bookmarkStart w:id="259" w:name="_Toc464822071"/>
      <w:bookmarkStart w:id="260" w:name="_Toc529618107"/>
      <w:commentRangeStart w:id="261"/>
      <w:r>
        <w:t xml:space="preserve">Related </w:t>
      </w:r>
      <w:commentRangeEnd w:id="261"/>
      <w:r w:rsidR="00B53555">
        <w:rPr>
          <w:rStyle w:val="CommentReference"/>
          <w:b w:val="0"/>
        </w:rPr>
        <w:commentReference w:id="261"/>
      </w:r>
      <w:r>
        <w:t>Real-world Objects</w:t>
      </w:r>
      <w:bookmarkEnd w:id="257"/>
      <w:bookmarkEnd w:id="258"/>
      <w:bookmarkEnd w:id="259"/>
      <w:bookmarkEnd w:id="260"/>
    </w:p>
    <w:p w14:paraId="7F1555D0" w14:textId="77777777" w:rsidR="0098695F" w:rsidRDefault="0098695F">
      <w:pPr>
        <w:pStyle w:val="Paragraph"/>
      </w:pPr>
      <w:r>
        <w:t xml:space="preserve">Our class diagram for </w:t>
      </w:r>
      <w:r w:rsidR="00451995">
        <w:t xml:space="preserve">the </w:t>
      </w:r>
      <w:r>
        <w:t>NTPS, displayed in the Appendix</w:t>
      </w:r>
      <w:r w:rsidR="005C60CF">
        <w:t xml:space="preserve">, models the classes of the system and their relationships. This section will describe each class and have a set of requirements related to the class and objectives of the </w:t>
      </w:r>
      <w:r w:rsidR="00BD5268">
        <w:t>specific fields and field types that compose our objects</w:t>
      </w:r>
      <w:r w:rsidR="005C60CF">
        <w:t>.</w:t>
      </w:r>
    </w:p>
    <w:p w14:paraId="7089FD41" w14:textId="77777777" w:rsidR="0029239F" w:rsidRDefault="0029239F" w:rsidP="007025BA">
      <w:pPr>
        <w:pStyle w:val="paragraph0"/>
        <w:spacing w:before="0" w:beforeAutospacing="0" w:after="0" w:afterAutospacing="0"/>
        <w:textAlignment w:val="baseline"/>
        <w:rPr>
          <w:rFonts w:ascii="Segoe UI" w:hAnsi="Segoe UI" w:cs="Segoe UI"/>
          <w:sz w:val="18"/>
          <w:szCs w:val="18"/>
        </w:rPr>
      </w:pPr>
    </w:p>
    <w:p w14:paraId="78C587A4" w14:textId="77777777" w:rsidR="00336A09" w:rsidRDefault="0029239F" w:rsidP="0051080E">
      <w:pPr>
        <w:pStyle w:val="paragraph0"/>
        <w:spacing w:before="0" w:beforeAutospacing="0" w:after="0" w:afterAutospacing="0"/>
        <w:textAlignment w:val="baseline"/>
        <w:rPr>
          <w:rFonts w:ascii="Segoe UI" w:hAnsi="Segoe UI" w:cs="Segoe UI"/>
          <w:sz w:val="18"/>
          <w:szCs w:val="18"/>
        </w:rPr>
      </w:pPr>
      <w:r>
        <w:rPr>
          <w:rStyle w:val="normaltextrun"/>
          <w:sz w:val="20"/>
          <w:szCs w:val="20"/>
        </w:rPr>
        <w:t>Hook Collection class:</w:t>
      </w:r>
      <w:r>
        <w:rPr>
          <w:rStyle w:val="eop"/>
          <w:sz w:val="20"/>
          <w:szCs w:val="20"/>
        </w:rPr>
        <w:t> </w:t>
      </w:r>
    </w:p>
    <w:p w14:paraId="4CF1A779" w14:textId="31ADD6CB" w:rsidR="0029239F" w:rsidRPr="009036B3" w:rsidRDefault="0029239F" w:rsidP="009036B3">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w:t>
      </w:r>
      <w:r w:rsidR="5D6A2301">
        <w:rPr>
          <w:rStyle w:val="normaltextrun"/>
          <w:sz w:val="20"/>
          <w:szCs w:val="20"/>
        </w:rPr>
        <w:t>ystem</w:t>
      </w:r>
      <w:r>
        <w:rPr>
          <w:rStyle w:val="normaltextrun"/>
          <w:sz w:val="20"/>
          <w:szCs w:val="20"/>
        </w:rPr>
        <w:t xml:space="preserve"> shall </w:t>
      </w:r>
      <w:r w:rsidR="00B458AD">
        <w:rPr>
          <w:rStyle w:val="normaltextrun"/>
          <w:sz w:val="20"/>
          <w:szCs w:val="20"/>
        </w:rPr>
        <w:t xml:space="preserve">provide the functionality of </w:t>
      </w:r>
      <w:r>
        <w:rPr>
          <w:rStyle w:val="normaltextrun"/>
          <w:sz w:val="20"/>
          <w:szCs w:val="20"/>
        </w:rPr>
        <w:t>display</w:t>
      </w:r>
      <w:r w:rsidR="00B458AD">
        <w:rPr>
          <w:rStyle w:val="normaltextrun"/>
          <w:sz w:val="20"/>
          <w:szCs w:val="20"/>
        </w:rPr>
        <w:t>ing</w:t>
      </w:r>
      <w:r>
        <w:rPr>
          <w:rStyle w:val="normaltextrun"/>
          <w:sz w:val="20"/>
          <w:szCs w:val="20"/>
        </w:rPr>
        <w:t xml:space="preserve"> a list of hook collections for the analysts to select from.</w:t>
      </w:r>
      <w:r>
        <w:rPr>
          <w:rStyle w:val="eop"/>
          <w:sz w:val="20"/>
          <w:szCs w:val="20"/>
        </w:rPr>
        <w:t> </w:t>
      </w:r>
    </w:p>
    <w:p w14:paraId="6DB2A166" w14:textId="38F7CD63"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system</w:t>
      </w:r>
      <w:r>
        <w:rPr>
          <w:rStyle w:val="normaltextrun"/>
          <w:sz w:val="20"/>
          <w:szCs w:val="20"/>
        </w:rPr>
        <w:t xml:space="preserve"> shall allow the analysts to add hook(s) to a hook collection.</w:t>
      </w:r>
      <w:r>
        <w:rPr>
          <w:rStyle w:val="eop"/>
          <w:sz w:val="20"/>
          <w:szCs w:val="20"/>
        </w:rPr>
        <w:t> </w:t>
      </w:r>
    </w:p>
    <w:p w14:paraId="78E6BB17" w14:textId="685838E7"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9485617">
        <w:rPr>
          <w:rStyle w:val="normaltextrun"/>
          <w:sz w:val="20"/>
          <w:szCs w:val="20"/>
        </w:rPr>
        <w:t>system</w:t>
      </w:r>
      <w:r>
        <w:rPr>
          <w:rStyle w:val="normaltextrun"/>
          <w:sz w:val="20"/>
          <w:szCs w:val="20"/>
        </w:rPr>
        <w:t xml:space="preserve"> shall allow the analysts to remove hook(s) from a hook collection.</w:t>
      </w:r>
      <w:r>
        <w:rPr>
          <w:rStyle w:val="eop"/>
          <w:sz w:val="20"/>
          <w:szCs w:val="20"/>
        </w:rPr>
        <w:t> </w:t>
      </w:r>
    </w:p>
    <w:p w14:paraId="46A45711" w14:textId="736A4DF6" w:rsidR="0029239F" w:rsidRPr="009036B3" w:rsidRDefault="0029239F" w:rsidP="00226B59">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7958868">
        <w:rPr>
          <w:rStyle w:val="normaltextrun"/>
          <w:sz w:val="20"/>
          <w:szCs w:val="20"/>
        </w:rPr>
        <w:t>system</w:t>
      </w:r>
      <w:r>
        <w:rPr>
          <w:rStyle w:val="normaltextrun"/>
          <w:sz w:val="20"/>
          <w:szCs w:val="20"/>
        </w:rPr>
        <w:t xml:space="preserve"> shall allow the analysts to modify the order of hook(s) to be executed in the hook collection.</w:t>
      </w:r>
      <w:r>
        <w:rPr>
          <w:rStyle w:val="eop"/>
          <w:sz w:val="20"/>
          <w:szCs w:val="20"/>
        </w:rPr>
        <w:t> </w:t>
      </w:r>
    </w:p>
    <w:p w14:paraId="29AD0ECE" w14:textId="490DD4AA" w:rsidR="0029239F" w:rsidRPr="009036B3" w:rsidRDefault="0029239F" w:rsidP="00226B59">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normaltextrun"/>
          <w:sz w:val="20"/>
          <w:szCs w:val="20"/>
        </w:rPr>
        <w:t xml:space="preserve">The </w:t>
      </w:r>
      <w:r w:rsidR="17958868">
        <w:rPr>
          <w:rStyle w:val="normaltextrun"/>
          <w:sz w:val="20"/>
          <w:szCs w:val="20"/>
        </w:rPr>
        <w:t>system</w:t>
      </w:r>
      <w:r>
        <w:rPr>
          <w:rStyle w:val="normaltextrun"/>
          <w:sz w:val="20"/>
          <w:szCs w:val="20"/>
        </w:rPr>
        <w:t xml:space="preserve"> shall allow the analysts to disable and enable </w:t>
      </w:r>
      <w:r w:rsidR="78F80BB8">
        <w:rPr>
          <w:rStyle w:val="normaltextrun"/>
          <w:sz w:val="20"/>
          <w:szCs w:val="20"/>
        </w:rPr>
        <w:t>a selected</w:t>
      </w:r>
      <w:r>
        <w:rPr>
          <w:rStyle w:val="normaltextrun"/>
          <w:sz w:val="20"/>
          <w:szCs w:val="20"/>
        </w:rPr>
        <w:t xml:space="preserve"> hook collection. </w:t>
      </w:r>
      <w:r>
        <w:rPr>
          <w:rStyle w:val="eop"/>
          <w:sz w:val="20"/>
          <w:szCs w:val="20"/>
        </w:rPr>
        <w:t> </w:t>
      </w:r>
    </w:p>
    <w:p w14:paraId="6F1DB054" w14:textId="617538C7" w:rsidR="002C3348" w:rsidRPr="00C1062F" w:rsidRDefault="008471FA" w:rsidP="00D90B4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system </w:t>
      </w:r>
      <w:r w:rsidR="002C3348">
        <w:rPr>
          <w:rStyle w:val="eop"/>
          <w:sz w:val="20"/>
          <w:szCs w:val="20"/>
        </w:rPr>
        <w:t xml:space="preserve">shall </w:t>
      </w:r>
      <w:r w:rsidR="00967B4D">
        <w:rPr>
          <w:rStyle w:val="eop"/>
          <w:sz w:val="20"/>
          <w:szCs w:val="20"/>
        </w:rPr>
        <w:t>compose Hook Collections of at least one or more hooks.</w:t>
      </w:r>
    </w:p>
    <w:p w14:paraId="576E7C99" w14:textId="00835F7B" w:rsidR="002F4E7B" w:rsidRPr="00C1062F" w:rsidRDefault="002F4E7B" w:rsidP="00D90B43">
      <w:pPr>
        <w:pStyle w:val="paragraph0"/>
        <w:numPr>
          <w:ilvl w:val="0"/>
          <w:numId w:val="112"/>
        </w:numPr>
        <w:spacing w:before="0" w:beforeAutospacing="0" w:after="0" w:afterAutospacing="0"/>
        <w:textAlignment w:val="baseline"/>
        <w:rPr>
          <w:rStyle w:val="eop"/>
          <w:rFonts w:ascii="Segoe UI" w:hAnsi="Segoe UI" w:cs="Segoe UI"/>
          <w:sz w:val="20"/>
          <w:szCs w:val="20"/>
        </w:rPr>
      </w:pPr>
      <w:r w:rsidRPr="00C1062F">
        <w:rPr>
          <w:rStyle w:val="eop"/>
          <w:rFonts w:ascii="Segoe UI" w:hAnsi="Segoe UI" w:cs="Segoe UI"/>
          <w:sz w:val="20"/>
          <w:szCs w:val="20"/>
        </w:rPr>
        <w:t xml:space="preserve">The system </w:t>
      </w:r>
      <w:r w:rsidR="00FD5919">
        <w:rPr>
          <w:rStyle w:val="eop"/>
          <w:rFonts w:ascii="Segoe UI" w:hAnsi="Segoe UI" w:cs="Segoe UI"/>
          <w:sz w:val="20"/>
          <w:szCs w:val="20"/>
        </w:rPr>
        <w:t>shall</w:t>
      </w:r>
      <w:r w:rsidRPr="00C1062F">
        <w:rPr>
          <w:rStyle w:val="eop"/>
          <w:rFonts w:ascii="Segoe UI" w:hAnsi="Segoe UI" w:cs="Segoe UI"/>
          <w:sz w:val="20"/>
          <w:szCs w:val="20"/>
        </w:rPr>
        <w:t xml:space="preserve"> link the lifetime of a Hook collection to the lifetime of its corresponding hooks.</w:t>
      </w:r>
    </w:p>
    <w:p w14:paraId="610268E5" w14:textId="48DFCC0D" w:rsidR="002C3348" w:rsidRPr="0051080E" w:rsidRDefault="00FD5919" w:rsidP="00D90B4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system shall apply a </w:t>
      </w:r>
      <w:r w:rsidR="000A4D55">
        <w:rPr>
          <w:rStyle w:val="eop"/>
          <w:sz w:val="20"/>
          <w:szCs w:val="20"/>
        </w:rPr>
        <w:t xml:space="preserve">Hook Collection to </w:t>
      </w:r>
      <w:r w:rsidR="00B86CD6">
        <w:rPr>
          <w:rStyle w:val="eop"/>
          <w:sz w:val="20"/>
          <w:szCs w:val="20"/>
        </w:rPr>
        <w:t xml:space="preserve">zero or many packets. </w:t>
      </w:r>
    </w:p>
    <w:p w14:paraId="347F0610" w14:textId="454DE66B" w:rsidR="0051080E" w:rsidRPr="00226B59" w:rsidRDefault="0051080E" w:rsidP="009036B3">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eop"/>
          <w:sz w:val="20"/>
          <w:szCs w:val="20"/>
        </w:rPr>
        <w:t xml:space="preserve">The </w:t>
      </w:r>
      <w:r w:rsidR="66871FFF">
        <w:rPr>
          <w:rStyle w:val="eop"/>
          <w:sz w:val="20"/>
          <w:szCs w:val="20"/>
        </w:rPr>
        <w:t>system</w:t>
      </w:r>
      <w:r>
        <w:rPr>
          <w:rStyle w:val="eop"/>
          <w:sz w:val="20"/>
          <w:szCs w:val="20"/>
        </w:rPr>
        <w:t xml:space="preserve"> shall </w:t>
      </w:r>
      <w:r w:rsidR="7BCC9500" w:rsidRPr="7BCC9500">
        <w:rPr>
          <w:rStyle w:val="eop"/>
          <w:sz w:val="20"/>
          <w:szCs w:val="20"/>
        </w:rPr>
        <w:t>represent the Hook Collection class with</w:t>
      </w:r>
      <w:r>
        <w:rPr>
          <w:rStyle w:val="eop"/>
          <w:sz w:val="20"/>
          <w:szCs w:val="20"/>
        </w:rPr>
        <w:t xml:space="preserve"> the attributes </w:t>
      </w:r>
      <w:r w:rsidR="2A5BEFC7" w:rsidRPr="2A5BEFC7">
        <w:rPr>
          <w:rStyle w:val="eop"/>
          <w:sz w:val="20"/>
          <w:szCs w:val="20"/>
        </w:rPr>
        <w:t xml:space="preserve">presented in Table </w:t>
      </w:r>
      <w:proofErr w:type="gramStart"/>
      <w:r w:rsidR="2A5BEFC7" w:rsidRPr="2A5BEFC7">
        <w:rPr>
          <w:rStyle w:val="eop"/>
          <w:sz w:val="20"/>
          <w:szCs w:val="20"/>
        </w:rPr>
        <w:t>5..</w:t>
      </w:r>
      <w:proofErr w:type="gramEnd"/>
    </w:p>
    <w:p w14:paraId="08186ABC" w14:textId="77777777" w:rsidR="00E641A3" w:rsidRDefault="00E641A3" w:rsidP="00E641A3">
      <w:pPr>
        <w:pStyle w:val="paragraph0"/>
        <w:spacing w:before="0" w:beforeAutospacing="0" w:after="0" w:afterAutospacing="0"/>
        <w:ind w:left="720"/>
        <w:jc w:val="center"/>
        <w:textAlignment w:val="baseline"/>
        <w:rPr>
          <w:rStyle w:val="eop"/>
          <w:b/>
          <w:sz w:val="20"/>
          <w:szCs w:val="20"/>
        </w:rPr>
      </w:pPr>
    </w:p>
    <w:p w14:paraId="2BC35663" w14:textId="77777777" w:rsidR="00E641A3" w:rsidRPr="00E641A3" w:rsidRDefault="00E641A3" w:rsidP="00E641A3">
      <w:pPr>
        <w:pStyle w:val="paragraph0"/>
        <w:spacing w:before="0" w:beforeAutospacing="0" w:after="0" w:afterAutospacing="0"/>
        <w:ind w:left="720"/>
        <w:jc w:val="center"/>
        <w:textAlignment w:val="baseline"/>
        <w:rPr>
          <w:rStyle w:val="eop"/>
          <w:rFonts w:ascii="Segoe UI" w:hAnsi="Segoe UI" w:cs="Segoe UI"/>
          <w:b/>
          <w:sz w:val="18"/>
          <w:szCs w:val="18"/>
        </w:rPr>
      </w:pPr>
      <w:r w:rsidRPr="00E641A3">
        <w:rPr>
          <w:rStyle w:val="eop"/>
          <w:b/>
          <w:sz w:val="20"/>
          <w:szCs w:val="20"/>
        </w:rPr>
        <w:t>Table 5: Hook Collection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7"/>
        <w:gridCol w:w="2704"/>
        <w:gridCol w:w="2789"/>
      </w:tblGrid>
      <w:tr w:rsidR="00336A09" w:rsidRPr="009F02B9" w14:paraId="3370CB21" w14:textId="77777777" w:rsidTr="009F02B9">
        <w:tc>
          <w:tcPr>
            <w:tcW w:w="2848" w:type="dxa"/>
            <w:shd w:val="clear" w:color="auto" w:fill="auto"/>
          </w:tcPr>
          <w:p w14:paraId="7FD5CE41"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Field</w:t>
            </w:r>
          </w:p>
        </w:tc>
        <w:tc>
          <w:tcPr>
            <w:tcW w:w="2791" w:type="dxa"/>
            <w:shd w:val="clear" w:color="auto" w:fill="auto"/>
          </w:tcPr>
          <w:p w14:paraId="48569FF4"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Data Type</w:t>
            </w:r>
          </w:p>
        </w:tc>
        <w:tc>
          <w:tcPr>
            <w:tcW w:w="2857" w:type="dxa"/>
            <w:shd w:val="clear" w:color="auto" w:fill="auto"/>
          </w:tcPr>
          <w:p w14:paraId="3E4335B9" w14:textId="77777777" w:rsidR="00336A09" w:rsidRPr="009F02B9" w:rsidRDefault="00336A09" w:rsidP="009F02B9">
            <w:pPr>
              <w:pStyle w:val="paragraph0"/>
              <w:spacing w:before="0" w:beforeAutospacing="0" w:after="0" w:afterAutospacing="0"/>
              <w:jc w:val="center"/>
              <w:textAlignment w:val="baseline"/>
              <w:rPr>
                <w:b/>
                <w:sz w:val="20"/>
                <w:szCs w:val="20"/>
              </w:rPr>
            </w:pPr>
            <w:r w:rsidRPr="009F02B9">
              <w:rPr>
                <w:b/>
                <w:sz w:val="20"/>
                <w:szCs w:val="20"/>
              </w:rPr>
              <w:t>Values and Constraints</w:t>
            </w:r>
          </w:p>
        </w:tc>
      </w:tr>
      <w:tr w:rsidR="00336A09" w:rsidRPr="009F02B9" w14:paraId="177E2396" w14:textId="77777777" w:rsidTr="009F02B9">
        <w:tc>
          <w:tcPr>
            <w:tcW w:w="2848" w:type="dxa"/>
            <w:shd w:val="clear" w:color="auto" w:fill="auto"/>
          </w:tcPr>
          <w:p w14:paraId="092D916D"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Name</w:t>
            </w:r>
          </w:p>
        </w:tc>
        <w:tc>
          <w:tcPr>
            <w:tcW w:w="2791" w:type="dxa"/>
            <w:shd w:val="clear" w:color="auto" w:fill="auto"/>
          </w:tcPr>
          <w:p w14:paraId="3430AD4F"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String</w:t>
            </w:r>
          </w:p>
        </w:tc>
        <w:tc>
          <w:tcPr>
            <w:tcW w:w="2857" w:type="dxa"/>
            <w:shd w:val="clear" w:color="auto" w:fill="auto"/>
          </w:tcPr>
          <w:p w14:paraId="4A7577B4"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Name of hook collection</w:t>
            </w:r>
          </w:p>
        </w:tc>
      </w:tr>
      <w:tr w:rsidR="00336A09" w:rsidRPr="009F02B9" w14:paraId="53E76E07" w14:textId="77777777" w:rsidTr="009F02B9">
        <w:tc>
          <w:tcPr>
            <w:tcW w:w="2848" w:type="dxa"/>
            <w:shd w:val="clear" w:color="auto" w:fill="auto"/>
          </w:tcPr>
          <w:p w14:paraId="5D27FA3F"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Description</w:t>
            </w:r>
          </w:p>
        </w:tc>
        <w:tc>
          <w:tcPr>
            <w:tcW w:w="2791" w:type="dxa"/>
            <w:shd w:val="clear" w:color="auto" w:fill="auto"/>
          </w:tcPr>
          <w:p w14:paraId="61B82B09"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String</w:t>
            </w:r>
          </w:p>
        </w:tc>
        <w:tc>
          <w:tcPr>
            <w:tcW w:w="2857" w:type="dxa"/>
            <w:shd w:val="clear" w:color="auto" w:fill="auto"/>
          </w:tcPr>
          <w:p w14:paraId="7157E48A"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Description of hook collection</w:t>
            </w:r>
          </w:p>
        </w:tc>
      </w:tr>
      <w:tr w:rsidR="00336A09" w:rsidRPr="009F02B9" w14:paraId="474813A7" w14:textId="77777777" w:rsidTr="009F02B9">
        <w:tc>
          <w:tcPr>
            <w:tcW w:w="2848" w:type="dxa"/>
            <w:shd w:val="clear" w:color="auto" w:fill="auto"/>
          </w:tcPr>
          <w:p w14:paraId="7074F1F5" w14:textId="77777777" w:rsidR="00336A09" w:rsidRPr="009F02B9" w:rsidRDefault="00336A09" w:rsidP="009F02B9">
            <w:pPr>
              <w:pStyle w:val="paragraph0"/>
              <w:spacing w:before="0" w:beforeAutospacing="0" w:after="0" w:afterAutospacing="0"/>
              <w:textAlignment w:val="baseline"/>
              <w:rPr>
                <w:sz w:val="20"/>
                <w:szCs w:val="20"/>
              </w:rPr>
            </w:pPr>
            <w:proofErr w:type="spellStart"/>
            <w:r w:rsidRPr="009F02B9">
              <w:rPr>
                <w:sz w:val="20"/>
                <w:szCs w:val="20"/>
              </w:rPr>
              <w:t>hookList</w:t>
            </w:r>
            <w:proofErr w:type="spellEnd"/>
          </w:p>
        </w:tc>
        <w:tc>
          <w:tcPr>
            <w:tcW w:w="2791" w:type="dxa"/>
            <w:shd w:val="clear" w:color="auto" w:fill="auto"/>
          </w:tcPr>
          <w:p w14:paraId="51734807" w14:textId="77777777" w:rsidR="00336A09" w:rsidRPr="009F02B9" w:rsidRDefault="00336A09" w:rsidP="009F02B9">
            <w:pPr>
              <w:pStyle w:val="paragraph0"/>
              <w:spacing w:before="0" w:beforeAutospacing="0" w:after="0" w:afterAutospacing="0"/>
              <w:textAlignment w:val="baseline"/>
              <w:rPr>
                <w:sz w:val="20"/>
                <w:szCs w:val="20"/>
              </w:rPr>
            </w:pPr>
            <w:r w:rsidRPr="009F02B9">
              <w:rPr>
                <w:sz w:val="20"/>
                <w:szCs w:val="20"/>
              </w:rPr>
              <w:t>List</w:t>
            </w:r>
          </w:p>
        </w:tc>
        <w:tc>
          <w:tcPr>
            <w:tcW w:w="2857" w:type="dxa"/>
            <w:shd w:val="clear" w:color="auto" w:fill="auto"/>
          </w:tcPr>
          <w:p w14:paraId="4E9F107B" w14:textId="77777777" w:rsidR="00336A09" w:rsidRPr="009F02B9" w:rsidRDefault="00E641A3" w:rsidP="009F02B9">
            <w:pPr>
              <w:pStyle w:val="paragraph0"/>
              <w:spacing w:before="0" w:beforeAutospacing="0" w:after="0" w:afterAutospacing="0"/>
              <w:textAlignment w:val="baseline"/>
              <w:rPr>
                <w:sz w:val="20"/>
                <w:szCs w:val="20"/>
              </w:rPr>
            </w:pPr>
            <w:r w:rsidRPr="009F02B9">
              <w:rPr>
                <w:sz w:val="20"/>
                <w:szCs w:val="20"/>
              </w:rPr>
              <w:t>Link to all hooks in list</w:t>
            </w:r>
          </w:p>
        </w:tc>
      </w:tr>
    </w:tbl>
    <w:p w14:paraId="3326C6C2" w14:textId="77777777" w:rsidR="00336A09" w:rsidRDefault="00336A09" w:rsidP="00336A09">
      <w:pPr>
        <w:pStyle w:val="paragraph0"/>
        <w:spacing w:before="0" w:beforeAutospacing="0" w:after="0" w:afterAutospacing="0"/>
        <w:ind w:left="720"/>
        <w:textAlignment w:val="baseline"/>
        <w:rPr>
          <w:rFonts w:ascii="Segoe UI" w:hAnsi="Segoe UI" w:cs="Segoe UI"/>
          <w:sz w:val="18"/>
          <w:szCs w:val="18"/>
        </w:rPr>
      </w:pPr>
    </w:p>
    <w:p w14:paraId="71A3D930" w14:textId="77777777" w:rsidR="0029239F" w:rsidRDefault="0029239F" w:rsidP="0029239F">
      <w:pPr>
        <w:pStyle w:val="paragraph0"/>
        <w:spacing w:before="0" w:beforeAutospacing="0" w:after="0" w:afterAutospacing="0"/>
        <w:ind w:left="810"/>
        <w:textAlignment w:val="baseline"/>
        <w:rPr>
          <w:rFonts w:ascii="Segoe UI" w:hAnsi="Segoe UI" w:cs="Segoe UI"/>
          <w:sz w:val="18"/>
          <w:szCs w:val="18"/>
        </w:rPr>
      </w:pPr>
      <w:r>
        <w:rPr>
          <w:rStyle w:val="eop"/>
          <w:sz w:val="20"/>
          <w:szCs w:val="20"/>
        </w:rPr>
        <w:t> </w:t>
      </w:r>
    </w:p>
    <w:p w14:paraId="35D0090A" w14:textId="77777777" w:rsidR="0029239F" w:rsidRDefault="0029239F" w:rsidP="0029239F">
      <w:pPr>
        <w:pStyle w:val="paragraph0"/>
        <w:spacing w:before="0" w:beforeAutospacing="0" w:after="0" w:afterAutospacing="0"/>
        <w:textAlignment w:val="baseline"/>
        <w:rPr>
          <w:rFonts w:ascii="Segoe UI" w:hAnsi="Segoe UI" w:cs="Segoe UI"/>
          <w:sz w:val="18"/>
          <w:szCs w:val="18"/>
        </w:rPr>
      </w:pPr>
      <w:r>
        <w:rPr>
          <w:rStyle w:val="normaltextrun"/>
          <w:sz w:val="20"/>
          <w:szCs w:val="20"/>
        </w:rPr>
        <w:t>Field class:</w:t>
      </w:r>
      <w:r>
        <w:rPr>
          <w:rStyle w:val="eop"/>
          <w:sz w:val="20"/>
          <w:szCs w:val="20"/>
        </w:rPr>
        <w:t> </w:t>
      </w:r>
    </w:p>
    <w:p w14:paraId="08F78F31" w14:textId="3BA9A5B8" w:rsidR="00BD5268" w:rsidRPr="009036B3" w:rsidRDefault="0029239F" w:rsidP="009036B3">
      <w:pPr>
        <w:pStyle w:val="paragraph0"/>
        <w:numPr>
          <w:ilvl w:val="0"/>
          <w:numId w:val="112"/>
        </w:numPr>
        <w:spacing w:before="0" w:beforeAutospacing="0" w:after="0" w:afterAutospacing="0"/>
        <w:textAlignment w:val="baseline"/>
        <w:rPr>
          <w:rStyle w:val="normaltextrun"/>
          <w:rFonts w:ascii="Segoe UI" w:hAnsi="Segoe UI"/>
          <w:sz w:val="18"/>
          <w:szCs w:val="18"/>
        </w:rPr>
      </w:pPr>
      <w:r>
        <w:rPr>
          <w:rStyle w:val="normaltextrun"/>
          <w:sz w:val="20"/>
          <w:szCs w:val="20"/>
        </w:rPr>
        <w:t>The </w:t>
      </w:r>
      <w:r w:rsidR="3051A963">
        <w:rPr>
          <w:rStyle w:val="normaltextrun"/>
          <w:sz w:val="20"/>
          <w:szCs w:val="20"/>
        </w:rPr>
        <w:t>system</w:t>
      </w:r>
      <w:r>
        <w:rPr>
          <w:rStyle w:val="normaltextrun"/>
          <w:sz w:val="20"/>
          <w:szCs w:val="20"/>
        </w:rPr>
        <w:t xml:space="preserve"> shall display to the analysts the </w:t>
      </w:r>
      <w:r w:rsidR="00FB527C">
        <w:rPr>
          <w:rStyle w:val="normaltextrun"/>
          <w:sz w:val="20"/>
          <w:szCs w:val="20"/>
        </w:rPr>
        <w:t>Field</w:t>
      </w:r>
      <w:r>
        <w:rPr>
          <w:rStyle w:val="normaltextrun"/>
          <w:sz w:val="20"/>
          <w:szCs w:val="20"/>
        </w:rPr>
        <w:t xml:space="preserve"> </w:t>
      </w:r>
      <w:r w:rsidR="00BD5268">
        <w:rPr>
          <w:rStyle w:val="normaltextrun"/>
          <w:sz w:val="20"/>
          <w:szCs w:val="20"/>
        </w:rPr>
        <w:t>in</w:t>
      </w:r>
      <w:r>
        <w:rPr>
          <w:rStyle w:val="normaltextrun"/>
          <w:sz w:val="20"/>
          <w:szCs w:val="20"/>
        </w:rPr>
        <w:t xml:space="preserve"> the </w:t>
      </w:r>
      <w:r w:rsidR="00BD5268">
        <w:rPr>
          <w:rStyle w:val="normaltextrun"/>
          <w:sz w:val="20"/>
          <w:szCs w:val="20"/>
        </w:rPr>
        <w:t>selected display format</w:t>
      </w:r>
    </w:p>
    <w:p w14:paraId="1C3CF404" w14:textId="032225B9" w:rsidR="0029239F" w:rsidRDefault="0029239F" w:rsidP="00B458AD">
      <w:pPr>
        <w:pStyle w:val="paragraph0"/>
        <w:numPr>
          <w:ilvl w:val="0"/>
          <w:numId w:val="112"/>
        </w:numPr>
        <w:spacing w:before="0" w:beforeAutospacing="0" w:after="0" w:afterAutospacing="0"/>
        <w:textAlignment w:val="baseline"/>
        <w:rPr>
          <w:rStyle w:val="normaltextrun"/>
          <w:sz w:val="20"/>
          <w:szCs w:val="20"/>
        </w:rPr>
      </w:pPr>
      <w:r>
        <w:rPr>
          <w:rStyle w:val="normaltextrun"/>
          <w:sz w:val="20"/>
          <w:szCs w:val="20"/>
        </w:rPr>
        <w:t>The </w:t>
      </w:r>
      <w:r w:rsidR="525DBC28">
        <w:rPr>
          <w:rStyle w:val="normaltextrun"/>
          <w:sz w:val="20"/>
          <w:szCs w:val="20"/>
        </w:rPr>
        <w:t>system</w:t>
      </w:r>
      <w:r>
        <w:rPr>
          <w:rStyle w:val="normaltextrun"/>
          <w:sz w:val="20"/>
          <w:szCs w:val="20"/>
        </w:rPr>
        <w:t xml:space="preserve"> shall provide the </w:t>
      </w:r>
      <w:r w:rsidR="000B28BA">
        <w:rPr>
          <w:rStyle w:val="normaltextrun"/>
          <w:sz w:val="20"/>
          <w:szCs w:val="20"/>
        </w:rPr>
        <w:t>functionality</w:t>
      </w:r>
      <w:r>
        <w:rPr>
          <w:rStyle w:val="normaltextrun"/>
          <w:sz w:val="20"/>
          <w:szCs w:val="20"/>
        </w:rPr>
        <w:t xml:space="preserve"> for the analysts to edit the contents of the field.</w:t>
      </w:r>
    </w:p>
    <w:p w14:paraId="6969ED2E" w14:textId="1C4AE357" w:rsidR="0051080E" w:rsidRPr="009036B3" w:rsidRDefault="0051080E" w:rsidP="00B458AD">
      <w:pPr>
        <w:pStyle w:val="paragraph0"/>
        <w:numPr>
          <w:ilvl w:val="0"/>
          <w:numId w:val="112"/>
        </w:numPr>
        <w:spacing w:before="0" w:beforeAutospacing="0" w:after="0" w:afterAutospacing="0"/>
        <w:textAlignment w:val="baseline"/>
        <w:rPr>
          <w:rStyle w:val="normaltextrun"/>
          <w:sz w:val="20"/>
          <w:szCs w:val="20"/>
        </w:rPr>
      </w:pPr>
      <w:r>
        <w:rPr>
          <w:rStyle w:val="normaltextrun"/>
          <w:sz w:val="20"/>
          <w:szCs w:val="20"/>
        </w:rPr>
        <w:t xml:space="preserve">The </w:t>
      </w:r>
      <w:r w:rsidR="525DBC28">
        <w:rPr>
          <w:rStyle w:val="normaltextrun"/>
          <w:sz w:val="20"/>
          <w:szCs w:val="20"/>
        </w:rPr>
        <w:t>system</w:t>
      </w:r>
      <w:r>
        <w:rPr>
          <w:rStyle w:val="normaltextrun"/>
          <w:sz w:val="20"/>
          <w:szCs w:val="20"/>
        </w:rPr>
        <w:t xml:space="preserve"> shall </w:t>
      </w:r>
      <w:r w:rsidR="00285B9D">
        <w:rPr>
          <w:rStyle w:val="normaltextrun"/>
          <w:sz w:val="20"/>
          <w:szCs w:val="20"/>
        </w:rPr>
        <w:t>represent</w:t>
      </w:r>
      <w:r>
        <w:rPr>
          <w:rStyle w:val="normaltextrun"/>
          <w:sz w:val="20"/>
          <w:szCs w:val="20"/>
        </w:rPr>
        <w:t xml:space="preserve"> the </w:t>
      </w:r>
      <w:r w:rsidR="00285B9D">
        <w:rPr>
          <w:rStyle w:val="normaltextrun"/>
          <w:sz w:val="20"/>
          <w:szCs w:val="20"/>
        </w:rPr>
        <w:t xml:space="preserve">Field class with the </w:t>
      </w:r>
      <w:r>
        <w:rPr>
          <w:rStyle w:val="normaltextrun"/>
          <w:sz w:val="20"/>
          <w:szCs w:val="20"/>
        </w:rPr>
        <w:t>attributes presented in Table 6.</w:t>
      </w:r>
    </w:p>
    <w:p w14:paraId="1FBCF29A" w14:textId="77777777" w:rsidR="0051080E" w:rsidRPr="0051080E" w:rsidRDefault="0051080E" w:rsidP="0051080E">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lastRenderedPageBreak/>
        <w:t>Table 6: Field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4"/>
        <w:gridCol w:w="2699"/>
        <w:gridCol w:w="2767"/>
      </w:tblGrid>
      <w:tr w:rsidR="00E641A3" w14:paraId="4D29B805" w14:textId="77777777" w:rsidTr="009F02B9">
        <w:tc>
          <w:tcPr>
            <w:tcW w:w="3072" w:type="dxa"/>
            <w:shd w:val="clear" w:color="auto" w:fill="auto"/>
          </w:tcPr>
          <w:p w14:paraId="2EB3BF36"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Field</w:t>
            </w:r>
          </w:p>
        </w:tc>
        <w:tc>
          <w:tcPr>
            <w:tcW w:w="3072" w:type="dxa"/>
            <w:shd w:val="clear" w:color="auto" w:fill="auto"/>
          </w:tcPr>
          <w:p w14:paraId="40BB361C"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Data Type</w:t>
            </w:r>
          </w:p>
        </w:tc>
        <w:tc>
          <w:tcPr>
            <w:tcW w:w="3072" w:type="dxa"/>
            <w:shd w:val="clear" w:color="auto" w:fill="auto"/>
          </w:tcPr>
          <w:p w14:paraId="6917B28D" w14:textId="77777777" w:rsidR="00E641A3" w:rsidRPr="009F02B9" w:rsidRDefault="00E641A3" w:rsidP="009F02B9">
            <w:pPr>
              <w:pStyle w:val="paragraph0"/>
              <w:spacing w:before="0" w:beforeAutospacing="0" w:after="0" w:afterAutospacing="0"/>
              <w:jc w:val="center"/>
              <w:textAlignment w:val="baseline"/>
              <w:rPr>
                <w:rStyle w:val="normaltextrun"/>
                <w:b/>
                <w:sz w:val="20"/>
                <w:szCs w:val="20"/>
              </w:rPr>
            </w:pPr>
            <w:r w:rsidRPr="009F02B9">
              <w:rPr>
                <w:rStyle w:val="normaltextrun"/>
                <w:b/>
                <w:sz w:val="20"/>
                <w:szCs w:val="20"/>
              </w:rPr>
              <w:t xml:space="preserve">Values and </w:t>
            </w:r>
            <w:proofErr w:type="spellStart"/>
            <w:r w:rsidRPr="009F02B9">
              <w:rPr>
                <w:rStyle w:val="normaltextrun"/>
                <w:b/>
                <w:sz w:val="20"/>
                <w:szCs w:val="20"/>
              </w:rPr>
              <w:t>Contraints</w:t>
            </w:r>
            <w:proofErr w:type="spellEnd"/>
          </w:p>
        </w:tc>
      </w:tr>
      <w:tr w:rsidR="00E641A3" w14:paraId="17B2591E" w14:textId="77777777" w:rsidTr="009F02B9">
        <w:tc>
          <w:tcPr>
            <w:tcW w:w="3072" w:type="dxa"/>
            <w:shd w:val="clear" w:color="auto" w:fill="auto"/>
          </w:tcPr>
          <w:p w14:paraId="548567C4"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Name</w:t>
            </w:r>
          </w:p>
        </w:tc>
        <w:tc>
          <w:tcPr>
            <w:tcW w:w="3072" w:type="dxa"/>
            <w:shd w:val="clear" w:color="auto" w:fill="auto"/>
          </w:tcPr>
          <w:p w14:paraId="1CEA9CC7"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6F8D3836"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Name of field</w:t>
            </w:r>
          </w:p>
        </w:tc>
      </w:tr>
      <w:tr w:rsidR="00E641A3" w14:paraId="7EE02E55" w14:textId="77777777" w:rsidTr="009F02B9">
        <w:tc>
          <w:tcPr>
            <w:tcW w:w="3072" w:type="dxa"/>
            <w:shd w:val="clear" w:color="auto" w:fill="auto"/>
          </w:tcPr>
          <w:p w14:paraId="3011A426"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Type</w:t>
            </w:r>
          </w:p>
        </w:tc>
        <w:tc>
          <w:tcPr>
            <w:tcW w:w="3072" w:type="dxa"/>
            <w:shd w:val="clear" w:color="auto" w:fill="auto"/>
          </w:tcPr>
          <w:p w14:paraId="2FD30DE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4EC88D4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Type of field</w:t>
            </w:r>
          </w:p>
        </w:tc>
      </w:tr>
      <w:tr w:rsidR="00E641A3" w14:paraId="49F39483" w14:textId="77777777" w:rsidTr="009F02B9">
        <w:tc>
          <w:tcPr>
            <w:tcW w:w="3072" w:type="dxa"/>
            <w:shd w:val="clear" w:color="auto" w:fill="auto"/>
          </w:tcPr>
          <w:p w14:paraId="795E81C4" w14:textId="77777777" w:rsidR="00E641A3" w:rsidRPr="009F02B9" w:rsidRDefault="00E641A3" w:rsidP="009F02B9">
            <w:pPr>
              <w:pStyle w:val="paragraph0"/>
              <w:spacing w:before="0" w:beforeAutospacing="0" w:after="0" w:afterAutospacing="0"/>
              <w:textAlignment w:val="baseline"/>
              <w:rPr>
                <w:rStyle w:val="normaltextrun"/>
                <w:sz w:val="20"/>
                <w:szCs w:val="20"/>
              </w:rPr>
            </w:pPr>
            <w:proofErr w:type="spellStart"/>
            <w:r w:rsidRPr="009F02B9">
              <w:rPr>
                <w:rStyle w:val="normaltextrun"/>
                <w:sz w:val="20"/>
                <w:szCs w:val="20"/>
              </w:rPr>
              <w:t>displayFormat</w:t>
            </w:r>
            <w:proofErr w:type="spellEnd"/>
          </w:p>
        </w:tc>
        <w:tc>
          <w:tcPr>
            <w:tcW w:w="3072" w:type="dxa"/>
            <w:shd w:val="clear" w:color="auto" w:fill="auto"/>
          </w:tcPr>
          <w:p w14:paraId="39A52507"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0F8A5BE2"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Which display the field is being viewed</w:t>
            </w:r>
          </w:p>
        </w:tc>
      </w:tr>
      <w:tr w:rsidR="00E641A3" w14:paraId="172E811F" w14:textId="77777777" w:rsidTr="009F02B9">
        <w:tc>
          <w:tcPr>
            <w:tcW w:w="3072" w:type="dxa"/>
            <w:shd w:val="clear" w:color="auto" w:fill="auto"/>
          </w:tcPr>
          <w:p w14:paraId="20955443"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Mask</w:t>
            </w:r>
          </w:p>
        </w:tc>
        <w:tc>
          <w:tcPr>
            <w:tcW w:w="3072" w:type="dxa"/>
            <w:shd w:val="clear" w:color="auto" w:fill="auto"/>
          </w:tcPr>
          <w:p w14:paraId="1BCE4CAF"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String</w:t>
            </w:r>
          </w:p>
        </w:tc>
        <w:tc>
          <w:tcPr>
            <w:tcW w:w="3072" w:type="dxa"/>
            <w:shd w:val="clear" w:color="auto" w:fill="auto"/>
          </w:tcPr>
          <w:p w14:paraId="54608DD8" w14:textId="77777777" w:rsidR="00E641A3" w:rsidRPr="009F02B9" w:rsidRDefault="00E641A3" w:rsidP="009F02B9">
            <w:pPr>
              <w:pStyle w:val="paragraph0"/>
              <w:spacing w:before="0" w:beforeAutospacing="0" w:after="0" w:afterAutospacing="0"/>
              <w:textAlignment w:val="baseline"/>
              <w:rPr>
                <w:rStyle w:val="normaltextrun"/>
                <w:sz w:val="20"/>
                <w:szCs w:val="20"/>
              </w:rPr>
            </w:pPr>
            <w:r w:rsidRPr="009F02B9">
              <w:rPr>
                <w:rStyle w:val="normaltextrun"/>
                <w:sz w:val="20"/>
                <w:szCs w:val="20"/>
              </w:rPr>
              <w:t>The type of mask the field has.</w:t>
            </w:r>
          </w:p>
        </w:tc>
      </w:tr>
    </w:tbl>
    <w:p w14:paraId="6E1C3A15" w14:textId="77777777" w:rsidR="00E641A3" w:rsidRDefault="00E641A3" w:rsidP="00E641A3">
      <w:pPr>
        <w:pStyle w:val="paragraph0"/>
        <w:spacing w:before="0" w:beforeAutospacing="0" w:after="0" w:afterAutospacing="0"/>
        <w:ind w:left="720"/>
        <w:textAlignment w:val="baseline"/>
        <w:rPr>
          <w:rStyle w:val="normaltextrun"/>
          <w:sz w:val="20"/>
          <w:szCs w:val="20"/>
        </w:rPr>
      </w:pPr>
    </w:p>
    <w:p w14:paraId="4BED1DD5" w14:textId="77777777" w:rsidR="007025BA" w:rsidRDefault="007025BA" w:rsidP="0029239F">
      <w:pPr>
        <w:pStyle w:val="paragraph0"/>
        <w:spacing w:before="0" w:beforeAutospacing="0" w:after="0" w:afterAutospacing="0"/>
        <w:ind w:left="810"/>
        <w:textAlignment w:val="baseline"/>
        <w:rPr>
          <w:rStyle w:val="normaltextrun"/>
          <w:sz w:val="20"/>
          <w:szCs w:val="20"/>
        </w:rPr>
      </w:pPr>
    </w:p>
    <w:p w14:paraId="629E44ED" w14:textId="77777777" w:rsidR="007025BA" w:rsidRDefault="007025BA" w:rsidP="007025BA">
      <w:pPr>
        <w:pStyle w:val="paragraph0"/>
        <w:spacing w:before="0" w:beforeAutospacing="0" w:after="0" w:afterAutospacing="0"/>
        <w:jc w:val="both"/>
        <w:textAlignment w:val="baseline"/>
        <w:rPr>
          <w:rStyle w:val="eop"/>
          <w:sz w:val="20"/>
          <w:szCs w:val="20"/>
        </w:rPr>
      </w:pPr>
      <w:r>
        <w:rPr>
          <w:rStyle w:val="normaltextrun"/>
          <w:sz w:val="20"/>
          <w:szCs w:val="20"/>
        </w:rPr>
        <w:t>Hook class:</w:t>
      </w:r>
      <w:r>
        <w:rPr>
          <w:rStyle w:val="eop"/>
          <w:sz w:val="20"/>
          <w:szCs w:val="20"/>
        </w:rPr>
        <w:t> </w:t>
      </w:r>
    </w:p>
    <w:p w14:paraId="6F91A9A0" w14:textId="5AA2AF6A" w:rsidR="00603F91" w:rsidRPr="00603F91" w:rsidRDefault="00603F91" w:rsidP="7E2B8257">
      <w:pPr>
        <w:numPr>
          <w:ilvl w:val="0"/>
          <w:numId w:val="54"/>
        </w:numPr>
        <w:overflowPunct/>
        <w:autoSpaceDE/>
        <w:autoSpaceDN/>
        <w:adjustRightInd/>
        <w:jc w:val="both"/>
      </w:pPr>
      <w:r w:rsidRPr="00603F91">
        <w:t>The system shall provide the functionality to enable any hook. </w:t>
      </w:r>
    </w:p>
    <w:p w14:paraId="152D68C4" w14:textId="5A1B9095" w:rsidR="00603F91" w:rsidRPr="00603F91" w:rsidRDefault="00603F91" w:rsidP="7D90A919">
      <w:pPr>
        <w:numPr>
          <w:ilvl w:val="0"/>
          <w:numId w:val="56"/>
        </w:numPr>
        <w:overflowPunct/>
        <w:autoSpaceDE/>
        <w:autoSpaceDN/>
        <w:adjustRightInd/>
        <w:ind w:left="360" w:firstLine="0"/>
        <w:jc w:val="both"/>
      </w:pPr>
      <w:r w:rsidRPr="00603F91">
        <w:t>The system shall provide the functionality to disable any hook. </w:t>
      </w:r>
    </w:p>
    <w:p w14:paraId="5B41180A" w14:textId="051B1FB7" w:rsidR="00603F91" w:rsidRPr="00603F91" w:rsidRDefault="00603F91" w:rsidP="7D90A919">
      <w:pPr>
        <w:numPr>
          <w:ilvl w:val="0"/>
          <w:numId w:val="58"/>
        </w:numPr>
        <w:overflowPunct/>
        <w:autoSpaceDE/>
        <w:autoSpaceDN/>
        <w:adjustRightInd/>
        <w:ind w:left="360" w:firstLine="0"/>
        <w:jc w:val="both"/>
      </w:pPr>
      <w:r w:rsidRPr="00603F91">
        <w:t>The system shall provide the functionality to import hooks into the system.  </w:t>
      </w:r>
    </w:p>
    <w:p w14:paraId="3152F31B" w14:textId="1609074B" w:rsidR="00603F91" w:rsidRPr="00603F91" w:rsidRDefault="00603F91" w:rsidP="5148A6E4">
      <w:pPr>
        <w:numPr>
          <w:ilvl w:val="0"/>
          <w:numId w:val="61"/>
        </w:numPr>
        <w:overflowPunct/>
        <w:autoSpaceDE/>
        <w:autoSpaceDN/>
        <w:adjustRightInd/>
        <w:ind w:left="360" w:firstLine="0"/>
        <w:jc w:val="both"/>
      </w:pPr>
      <w:r w:rsidRPr="00603F91">
        <w:t>The system shall compose hook collections of at least one hook. </w:t>
      </w:r>
    </w:p>
    <w:p w14:paraId="5645338A" w14:textId="77777777" w:rsidR="00603F91" w:rsidRPr="00603F91" w:rsidRDefault="00603F91" w:rsidP="00D90B43">
      <w:pPr>
        <w:numPr>
          <w:ilvl w:val="0"/>
          <w:numId w:val="63"/>
        </w:numPr>
        <w:overflowPunct/>
        <w:autoSpaceDE/>
        <w:autoSpaceDN/>
        <w:adjustRightInd/>
        <w:ind w:left="360" w:firstLine="0"/>
        <w:jc w:val="both"/>
        <w:rPr>
          <w:sz w:val="18"/>
          <w:szCs w:val="18"/>
        </w:rPr>
      </w:pPr>
      <w:r w:rsidRPr="00603F91">
        <w:t>The system shall represent the Hook class with the attributes shown in Table 7. </w:t>
      </w:r>
    </w:p>
    <w:p w14:paraId="37D72214" w14:textId="77777777" w:rsidR="00603F91" w:rsidRPr="00603F91" w:rsidRDefault="00603F91" w:rsidP="00603F91">
      <w:pPr>
        <w:overflowPunct/>
        <w:autoSpaceDE/>
        <w:autoSpaceDN/>
        <w:adjustRightInd/>
        <w:jc w:val="both"/>
        <w:rPr>
          <w:rFonts w:ascii="Segoe UI" w:hAnsi="Segoe UI" w:cs="Segoe UI"/>
          <w:sz w:val="18"/>
          <w:szCs w:val="18"/>
        </w:rPr>
      </w:pPr>
      <w:r w:rsidRPr="00603F91">
        <w:rPr>
          <w:rFonts w:ascii="Segoe UI" w:hAnsi="Segoe UI" w:cs="Segoe UI"/>
          <w:sz w:val="18"/>
          <w:szCs w:val="18"/>
        </w:rPr>
        <w:t> </w:t>
      </w:r>
    </w:p>
    <w:p w14:paraId="53433726" w14:textId="77777777" w:rsidR="00603F91" w:rsidRPr="00603F91" w:rsidRDefault="00603F91" w:rsidP="00603F91">
      <w:pPr>
        <w:overflowPunct/>
        <w:autoSpaceDE/>
        <w:autoSpaceDN/>
        <w:adjustRightInd/>
        <w:jc w:val="center"/>
        <w:rPr>
          <w:rFonts w:ascii="Segoe UI" w:hAnsi="Segoe UI" w:cs="Segoe UI"/>
          <w:sz w:val="18"/>
          <w:szCs w:val="18"/>
        </w:rPr>
      </w:pPr>
      <w:r w:rsidRPr="00603F91">
        <w:rPr>
          <w:b/>
          <w:bCs/>
        </w:rPr>
        <w:t>Table 7: Hook Class</w:t>
      </w:r>
      <w:r w:rsidRPr="00603F91">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1830"/>
        <w:gridCol w:w="4185"/>
      </w:tblGrid>
      <w:tr w:rsidR="00603F91" w:rsidRPr="00603F91" w14:paraId="028E52AC" w14:textId="77777777" w:rsidTr="00603F91">
        <w:tc>
          <w:tcPr>
            <w:tcW w:w="2235" w:type="dxa"/>
            <w:tcBorders>
              <w:top w:val="single" w:sz="6" w:space="0" w:color="auto"/>
              <w:left w:val="single" w:sz="6" w:space="0" w:color="auto"/>
              <w:bottom w:val="single" w:sz="6" w:space="0" w:color="auto"/>
              <w:right w:val="single" w:sz="6" w:space="0" w:color="auto"/>
            </w:tcBorders>
            <w:shd w:val="clear" w:color="auto" w:fill="auto"/>
            <w:hideMark/>
          </w:tcPr>
          <w:p w14:paraId="54A79D7F" w14:textId="77777777" w:rsidR="00603F91" w:rsidRPr="00603F91" w:rsidRDefault="00603F91" w:rsidP="00603F91">
            <w:pPr>
              <w:overflowPunct/>
              <w:autoSpaceDE/>
              <w:autoSpaceDN/>
              <w:adjustRightInd/>
              <w:jc w:val="center"/>
              <w:rPr>
                <w:sz w:val="24"/>
                <w:szCs w:val="24"/>
              </w:rPr>
            </w:pPr>
            <w:r w:rsidRPr="00603F91">
              <w:rPr>
                <w:b/>
                <w:bCs/>
                <w:sz w:val="19"/>
                <w:szCs w:val="19"/>
              </w:rPr>
              <w:t>Field</w:t>
            </w:r>
            <w:r w:rsidRPr="00603F91">
              <w:rPr>
                <w:sz w:val="19"/>
                <w:szCs w:val="19"/>
              </w:rPr>
              <w:t> </w:t>
            </w:r>
          </w:p>
        </w:tc>
        <w:tc>
          <w:tcPr>
            <w:tcW w:w="1830" w:type="dxa"/>
            <w:tcBorders>
              <w:top w:val="single" w:sz="6" w:space="0" w:color="auto"/>
              <w:left w:val="nil"/>
              <w:bottom w:val="single" w:sz="6" w:space="0" w:color="auto"/>
              <w:right w:val="single" w:sz="6" w:space="0" w:color="auto"/>
            </w:tcBorders>
            <w:shd w:val="clear" w:color="auto" w:fill="auto"/>
            <w:hideMark/>
          </w:tcPr>
          <w:p w14:paraId="3D51F22B" w14:textId="77777777" w:rsidR="00603F91" w:rsidRPr="00603F91" w:rsidRDefault="00603F91" w:rsidP="00603F91">
            <w:pPr>
              <w:overflowPunct/>
              <w:autoSpaceDE/>
              <w:autoSpaceDN/>
              <w:adjustRightInd/>
              <w:jc w:val="center"/>
              <w:rPr>
                <w:sz w:val="24"/>
                <w:szCs w:val="24"/>
              </w:rPr>
            </w:pPr>
            <w:r w:rsidRPr="00603F91">
              <w:rPr>
                <w:b/>
                <w:bCs/>
                <w:sz w:val="19"/>
                <w:szCs w:val="19"/>
              </w:rPr>
              <w:t>Data Type</w:t>
            </w:r>
            <w:r w:rsidRPr="00603F91">
              <w:rPr>
                <w:sz w:val="19"/>
                <w:szCs w:val="19"/>
              </w:rPr>
              <w:t> </w:t>
            </w:r>
          </w:p>
        </w:tc>
        <w:tc>
          <w:tcPr>
            <w:tcW w:w="4185" w:type="dxa"/>
            <w:tcBorders>
              <w:top w:val="single" w:sz="6" w:space="0" w:color="auto"/>
              <w:left w:val="nil"/>
              <w:bottom w:val="single" w:sz="6" w:space="0" w:color="auto"/>
              <w:right w:val="single" w:sz="6" w:space="0" w:color="auto"/>
            </w:tcBorders>
            <w:shd w:val="clear" w:color="auto" w:fill="auto"/>
            <w:hideMark/>
          </w:tcPr>
          <w:p w14:paraId="0BC43E15" w14:textId="710CEB72" w:rsidR="00603F91" w:rsidRPr="00603F91" w:rsidRDefault="00603F91" w:rsidP="00603F91">
            <w:pPr>
              <w:overflowPunct/>
              <w:autoSpaceDE/>
              <w:autoSpaceDN/>
              <w:adjustRightInd/>
              <w:jc w:val="center"/>
              <w:rPr>
                <w:sz w:val="24"/>
                <w:szCs w:val="24"/>
              </w:rPr>
            </w:pPr>
            <w:r w:rsidRPr="00603F91">
              <w:rPr>
                <w:b/>
                <w:bCs/>
                <w:sz w:val="19"/>
                <w:szCs w:val="19"/>
              </w:rPr>
              <w:t>Values and </w:t>
            </w:r>
            <w:r w:rsidR="213FE153" w:rsidRPr="213FE153">
              <w:rPr>
                <w:b/>
                <w:bCs/>
                <w:sz w:val="19"/>
                <w:szCs w:val="19"/>
              </w:rPr>
              <w:t>Constraints</w:t>
            </w:r>
            <w:r w:rsidRPr="00603F91">
              <w:rPr>
                <w:sz w:val="19"/>
                <w:szCs w:val="19"/>
              </w:rPr>
              <w:t> </w:t>
            </w:r>
          </w:p>
        </w:tc>
      </w:tr>
      <w:tr w:rsidR="00603F91" w:rsidRPr="00603F91" w14:paraId="2EDAA1DC"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290635F3" w14:textId="77777777" w:rsidR="00603F91" w:rsidRPr="00603F91" w:rsidRDefault="00603F91" w:rsidP="00603F91">
            <w:pPr>
              <w:overflowPunct/>
              <w:autoSpaceDE/>
              <w:autoSpaceDN/>
              <w:adjustRightInd/>
              <w:rPr>
                <w:sz w:val="24"/>
                <w:szCs w:val="24"/>
              </w:rPr>
            </w:pPr>
            <w:r w:rsidRPr="00603F91">
              <w:t>name </w:t>
            </w:r>
          </w:p>
        </w:tc>
        <w:tc>
          <w:tcPr>
            <w:tcW w:w="1830" w:type="dxa"/>
            <w:tcBorders>
              <w:top w:val="nil"/>
              <w:left w:val="nil"/>
              <w:bottom w:val="single" w:sz="6" w:space="0" w:color="auto"/>
              <w:right w:val="single" w:sz="6" w:space="0" w:color="auto"/>
            </w:tcBorders>
            <w:shd w:val="clear" w:color="auto" w:fill="auto"/>
            <w:hideMark/>
          </w:tcPr>
          <w:p w14:paraId="6E507E39" w14:textId="77777777" w:rsidR="00603F91" w:rsidRPr="00603F91" w:rsidRDefault="00603F91" w:rsidP="3AFA24DC">
            <w:pPr>
              <w:overflowPunct/>
              <w:autoSpaceDE/>
              <w:autoSpaceDN/>
              <w:adjustRightInd/>
              <w:rPr>
                <w:sz w:val="24"/>
                <w:szCs w:val="24"/>
              </w:rPr>
            </w:pPr>
            <w:r w:rsidRPr="00603F91">
              <w:t>String </w:t>
            </w:r>
          </w:p>
        </w:tc>
        <w:tc>
          <w:tcPr>
            <w:tcW w:w="4185" w:type="dxa"/>
            <w:tcBorders>
              <w:top w:val="nil"/>
              <w:left w:val="nil"/>
              <w:bottom w:val="single" w:sz="6" w:space="0" w:color="auto"/>
              <w:right w:val="single" w:sz="6" w:space="0" w:color="auto"/>
            </w:tcBorders>
            <w:shd w:val="clear" w:color="auto" w:fill="auto"/>
            <w:hideMark/>
          </w:tcPr>
          <w:p w14:paraId="21074479" w14:textId="77777777" w:rsidR="00603F91" w:rsidRPr="00603F91" w:rsidRDefault="00603F91" w:rsidP="00603F91">
            <w:pPr>
              <w:overflowPunct/>
              <w:autoSpaceDE/>
              <w:autoSpaceDN/>
              <w:adjustRightInd/>
              <w:rPr>
                <w:sz w:val="24"/>
                <w:szCs w:val="24"/>
              </w:rPr>
            </w:pPr>
            <w:r w:rsidRPr="00603F91">
              <w:t>Name of Hook </w:t>
            </w:r>
          </w:p>
        </w:tc>
      </w:tr>
      <w:tr w:rsidR="00603F91" w:rsidRPr="00603F91" w14:paraId="0C3C6D9D"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14804ED7" w14:textId="77777777" w:rsidR="00603F91" w:rsidRPr="00603F91" w:rsidRDefault="00603F91" w:rsidP="00603F91">
            <w:pPr>
              <w:overflowPunct/>
              <w:autoSpaceDE/>
              <w:autoSpaceDN/>
              <w:adjustRightInd/>
              <w:rPr>
                <w:sz w:val="24"/>
                <w:szCs w:val="24"/>
              </w:rPr>
            </w:pPr>
            <w:r w:rsidRPr="00603F91">
              <w:t>script </w:t>
            </w:r>
          </w:p>
        </w:tc>
        <w:tc>
          <w:tcPr>
            <w:tcW w:w="1830" w:type="dxa"/>
            <w:tcBorders>
              <w:top w:val="nil"/>
              <w:left w:val="nil"/>
              <w:bottom w:val="single" w:sz="6" w:space="0" w:color="auto"/>
              <w:right w:val="single" w:sz="6" w:space="0" w:color="auto"/>
            </w:tcBorders>
            <w:shd w:val="clear" w:color="auto" w:fill="auto"/>
            <w:hideMark/>
          </w:tcPr>
          <w:p w14:paraId="195D4063" w14:textId="77777777" w:rsidR="00603F91" w:rsidRPr="00603F91" w:rsidRDefault="00603F91" w:rsidP="3AFA24DC">
            <w:pPr>
              <w:overflowPunct/>
              <w:autoSpaceDE/>
              <w:autoSpaceDN/>
              <w:adjustRightInd/>
              <w:rPr>
                <w:sz w:val="24"/>
                <w:szCs w:val="24"/>
              </w:rPr>
            </w:pPr>
            <w:r w:rsidRPr="00603F91">
              <w:t>String </w:t>
            </w:r>
          </w:p>
        </w:tc>
        <w:tc>
          <w:tcPr>
            <w:tcW w:w="4185" w:type="dxa"/>
            <w:tcBorders>
              <w:top w:val="nil"/>
              <w:left w:val="nil"/>
              <w:bottom w:val="single" w:sz="6" w:space="0" w:color="auto"/>
              <w:right w:val="single" w:sz="6" w:space="0" w:color="auto"/>
            </w:tcBorders>
            <w:shd w:val="clear" w:color="auto" w:fill="auto"/>
            <w:hideMark/>
          </w:tcPr>
          <w:p w14:paraId="297BC4DF" w14:textId="77777777" w:rsidR="00603F91" w:rsidRPr="00603F91" w:rsidRDefault="00603F91" w:rsidP="00603F91">
            <w:pPr>
              <w:overflowPunct/>
              <w:autoSpaceDE/>
              <w:autoSpaceDN/>
              <w:adjustRightInd/>
              <w:rPr>
                <w:sz w:val="24"/>
                <w:szCs w:val="24"/>
              </w:rPr>
            </w:pPr>
            <w:r w:rsidRPr="00603F91">
              <w:t>Path of import. </w:t>
            </w:r>
          </w:p>
        </w:tc>
      </w:tr>
      <w:tr w:rsidR="00603F91" w:rsidRPr="00603F91" w14:paraId="08547D54"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0545E845" w14:textId="77777777" w:rsidR="00603F91" w:rsidRPr="00603F91" w:rsidRDefault="00603F91" w:rsidP="00603F91">
            <w:pPr>
              <w:overflowPunct/>
              <w:autoSpaceDE/>
              <w:autoSpaceDN/>
              <w:adjustRightInd/>
              <w:rPr>
                <w:sz w:val="24"/>
                <w:szCs w:val="24"/>
              </w:rPr>
            </w:pPr>
            <w:r w:rsidRPr="00603F91">
              <w:t>sequencingNumber </w:t>
            </w:r>
          </w:p>
        </w:tc>
        <w:tc>
          <w:tcPr>
            <w:tcW w:w="1830" w:type="dxa"/>
            <w:tcBorders>
              <w:top w:val="nil"/>
              <w:left w:val="nil"/>
              <w:bottom w:val="single" w:sz="6" w:space="0" w:color="auto"/>
              <w:right w:val="single" w:sz="6" w:space="0" w:color="auto"/>
            </w:tcBorders>
            <w:shd w:val="clear" w:color="auto" w:fill="auto"/>
            <w:hideMark/>
          </w:tcPr>
          <w:p w14:paraId="65EC5670" w14:textId="608A122A" w:rsidR="00603F91" w:rsidRPr="00603F91" w:rsidRDefault="3AFA24DC" w:rsidP="3AFA24DC">
            <w:pPr>
              <w:overflowPunct/>
              <w:autoSpaceDE/>
              <w:autoSpaceDN/>
              <w:adjustRightInd/>
              <w:rPr>
                <w:sz w:val="24"/>
                <w:szCs w:val="24"/>
              </w:rPr>
            </w:pPr>
            <w:r>
              <w:t>Integer</w:t>
            </w:r>
          </w:p>
        </w:tc>
        <w:tc>
          <w:tcPr>
            <w:tcW w:w="4185" w:type="dxa"/>
            <w:tcBorders>
              <w:top w:val="nil"/>
              <w:left w:val="nil"/>
              <w:bottom w:val="single" w:sz="6" w:space="0" w:color="auto"/>
              <w:right w:val="single" w:sz="6" w:space="0" w:color="auto"/>
            </w:tcBorders>
            <w:shd w:val="clear" w:color="auto" w:fill="auto"/>
            <w:hideMark/>
          </w:tcPr>
          <w:p w14:paraId="36BCE972" w14:textId="77777777" w:rsidR="00603F91" w:rsidRPr="00603F91" w:rsidRDefault="00603F91" w:rsidP="00603F91">
            <w:pPr>
              <w:overflowPunct/>
              <w:autoSpaceDE/>
              <w:autoSpaceDN/>
              <w:adjustRightInd/>
              <w:rPr>
                <w:sz w:val="24"/>
                <w:szCs w:val="24"/>
              </w:rPr>
            </w:pPr>
            <w:r w:rsidRPr="00603F91">
              <w:t>Priority level with 1 being the highest and the highest positive number found as the lowest priority. </w:t>
            </w:r>
          </w:p>
        </w:tc>
      </w:tr>
      <w:tr w:rsidR="00603F91" w:rsidRPr="00603F91" w14:paraId="49660FDA" w14:textId="77777777" w:rsidTr="00603F91">
        <w:tc>
          <w:tcPr>
            <w:tcW w:w="2235" w:type="dxa"/>
            <w:tcBorders>
              <w:top w:val="nil"/>
              <w:left w:val="single" w:sz="6" w:space="0" w:color="auto"/>
              <w:bottom w:val="single" w:sz="6" w:space="0" w:color="auto"/>
              <w:right w:val="single" w:sz="6" w:space="0" w:color="auto"/>
            </w:tcBorders>
            <w:shd w:val="clear" w:color="auto" w:fill="auto"/>
            <w:hideMark/>
          </w:tcPr>
          <w:p w14:paraId="2C58BADC" w14:textId="77777777" w:rsidR="00603F91" w:rsidRPr="00603F91" w:rsidRDefault="00603F91" w:rsidP="00603F91">
            <w:pPr>
              <w:overflowPunct/>
              <w:autoSpaceDE/>
              <w:autoSpaceDN/>
              <w:adjustRightInd/>
              <w:rPr>
                <w:sz w:val="24"/>
                <w:szCs w:val="24"/>
              </w:rPr>
            </w:pPr>
            <w:r w:rsidRPr="00603F91">
              <w:t>enabled </w:t>
            </w:r>
          </w:p>
        </w:tc>
        <w:tc>
          <w:tcPr>
            <w:tcW w:w="1830" w:type="dxa"/>
            <w:tcBorders>
              <w:top w:val="nil"/>
              <w:left w:val="nil"/>
              <w:bottom w:val="single" w:sz="6" w:space="0" w:color="auto"/>
              <w:right w:val="single" w:sz="6" w:space="0" w:color="auto"/>
            </w:tcBorders>
            <w:shd w:val="clear" w:color="auto" w:fill="auto"/>
            <w:hideMark/>
          </w:tcPr>
          <w:p w14:paraId="63055E5D" w14:textId="77777777" w:rsidR="00603F91" w:rsidRPr="00603F91" w:rsidRDefault="00603F91" w:rsidP="3AFA24DC">
            <w:pPr>
              <w:overflowPunct/>
              <w:autoSpaceDE/>
              <w:autoSpaceDN/>
              <w:adjustRightInd/>
              <w:rPr>
                <w:sz w:val="24"/>
                <w:szCs w:val="24"/>
              </w:rPr>
            </w:pPr>
            <w:r w:rsidRPr="00603F91">
              <w:t>Boolean </w:t>
            </w:r>
          </w:p>
        </w:tc>
        <w:tc>
          <w:tcPr>
            <w:tcW w:w="4185" w:type="dxa"/>
            <w:tcBorders>
              <w:top w:val="nil"/>
              <w:left w:val="nil"/>
              <w:bottom w:val="single" w:sz="6" w:space="0" w:color="auto"/>
              <w:right w:val="single" w:sz="6" w:space="0" w:color="auto"/>
            </w:tcBorders>
            <w:shd w:val="clear" w:color="auto" w:fill="auto"/>
            <w:hideMark/>
          </w:tcPr>
          <w:p w14:paraId="60020AD2" w14:textId="77777777" w:rsidR="00603F91" w:rsidRPr="00603F91" w:rsidRDefault="00603F91" w:rsidP="00603F91">
            <w:pPr>
              <w:overflowPunct/>
              <w:autoSpaceDE/>
              <w:autoSpaceDN/>
              <w:adjustRightInd/>
              <w:rPr>
                <w:sz w:val="24"/>
                <w:szCs w:val="24"/>
              </w:rPr>
            </w:pPr>
            <w:r w:rsidRPr="00603F91">
              <w:t>Boolean that indicates current state as active or not active. </w:t>
            </w:r>
          </w:p>
        </w:tc>
      </w:tr>
    </w:tbl>
    <w:p w14:paraId="35977890" w14:textId="3134C94F" w:rsidR="007025BA" w:rsidRDefault="00603F91" w:rsidP="00603F91">
      <w:pPr>
        <w:pStyle w:val="paragraph0"/>
        <w:spacing w:before="0" w:beforeAutospacing="0" w:after="0" w:afterAutospacing="0"/>
        <w:jc w:val="both"/>
        <w:textAlignment w:val="baseline"/>
        <w:rPr>
          <w:rFonts w:ascii="Segoe UI" w:hAnsi="Segoe UI" w:cs="Segoe UI"/>
          <w:sz w:val="18"/>
          <w:szCs w:val="18"/>
        </w:rPr>
      </w:pPr>
      <w:r w:rsidRPr="3AFA24DC">
        <w:rPr>
          <w:rStyle w:val="eop"/>
          <w:sz w:val="20"/>
          <w:szCs w:val="20"/>
        </w:rPr>
        <w:t> </w:t>
      </w:r>
    </w:p>
    <w:p w14:paraId="0EF8FBD1" w14:textId="77777777" w:rsidR="007025BA" w:rsidRDefault="007025BA" w:rsidP="007025BA">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Layer Class:</w:t>
      </w:r>
      <w:r>
        <w:rPr>
          <w:rStyle w:val="eop"/>
          <w:sz w:val="20"/>
          <w:szCs w:val="20"/>
        </w:rPr>
        <w:t> </w:t>
      </w:r>
    </w:p>
    <w:p w14:paraId="59091795" w14:textId="68708640" w:rsidR="00603F91" w:rsidRPr="00603F91" w:rsidRDefault="00603F91" w:rsidP="55842CAB">
      <w:pPr>
        <w:pStyle w:val="paragraph0"/>
        <w:numPr>
          <w:ilvl w:val="0"/>
          <w:numId w:val="112"/>
        </w:numPr>
        <w:spacing w:before="0" w:beforeAutospacing="0" w:after="0" w:afterAutospacing="0"/>
        <w:jc w:val="both"/>
        <w:textAlignment w:val="baseline"/>
        <w:rPr>
          <w:sz w:val="20"/>
          <w:szCs w:val="20"/>
        </w:rPr>
      </w:pPr>
      <w:r w:rsidRPr="00603F91">
        <w:rPr>
          <w:rStyle w:val="normaltextrun"/>
          <w:sz w:val="20"/>
          <w:szCs w:val="20"/>
        </w:rPr>
        <w:t>The system shall represent the layers found inside of every Hook </w:t>
      </w:r>
      <w:r w:rsidRPr="55842CAB">
        <w:rPr>
          <w:rStyle w:val="normaltextrun"/>
          <w:sz w:val="20"/>
          <w:szCs w:val="20"/>
        </w:rPr>
        <w:t> </w:t>
      </w:r>
      <w:r w:rsidR="55842CAB" w:rsidRPr="55842CAB">
        <w:rPr>
          <w:rStyle w:val="normaltextrun"/>
          <w:sz w:val="20"/>
          <w:szCs w:val="20"/>
        </w:rPr>
        <w:t>  </w:t>
      </w:r>
    </w:p>
    <w:p w14:paraId="4CDA9661" w14:textId="77777777" w:rsidR="00D43F84" w:rsidRPr="00D43F84" w:rsidRDefault="007025BA" w:rsidP="00D43F84">
      <w:pPr>
        <w:pStyle w:val="paragraph0"/>
        <w:numPr>
          <w:ilvl w:val="0"/>
          <w:numId w:val="112"/>
        </w:numPr>
        <w:spacing w:before="0" w:beforeAutospacing="0" w:after="0" w:afterAutospacing="0"/>
        <w:jc w:val="both"/>
        <w:textAlignment w:val="baseline"/>
        <w:rPr>
          <w:rStyle w:val="normaltextrun"/>
          <w:sz w:val="20"/>
          <w:szCs w:val="20"/>
        </w:rPr>
      </w:pPr>
      <w:r>
        <w:rPr>
          <w:rStyle w:val="normaltextrun"/>
          <w:sz w:val="20"/>
          <w:szCs w:val="20"/>
        </w:rPr>
        <w:t>The Layer class shall contain a number ranging from 1 to many of Field class instances as fields that represent the architecture of every Layer class instance.</w:t>
      </w:r>
    </w:p>
    <w:p w14:paraId="0DE3CC94" w14:textId="58D779ED" w:rsidR="1CE63486" w:rsidRPr="00696CE8" w:rsidRDefault="2AA41EF7" w:rsidP="1CE63486">
      <w:pPr>
        <w:pStyle w:val="paragraph0"/>
        <w:numPr>
          <w:ilvl w:val="0"/>
          <w:numId w:val="112"/>
        </w:numPr>
        <w:spacing w:before="0" w:beforeAutospacing="0" w:after="0" w:afterAutospacing="0"/>
        <w:jc w:val="both"/>
        <w:rPr>
          <w:rStyle w:val="normaltextrun"/>
          <w:sz w:val="18"/>
          <w:szCs w:val="18"/>
        </w:rPr>
      </w:pPr>
      <w:r w:rsidRPr="2AA41EF7">
        <w:rPr>
          <w:rStyle w:val="normaltextrun"/>
          <w:sz w:val="20"/>
          <w:szCs w:val="20"/>
        </w:rPr>
        <w:t>The system shall represent the Layer class with the attributes shown in Table 8.</w:t>
      </w:r>
    </w:p>
    <w:p w14:paraId="728C3025" w14:textId="77777777" w:rsidR="00696CE8" w:rsidRDefault="00696CE8" w:rsidP="00696CE8">
      <w:pPr>
        <w:pStyle w:val="paragraph0"/>
        <w:spacing w:before="0" w:beforeAutospacing="0" w:after="0" w:afterAutospacing="0"/>
        <w:jc w:val="both"/>
        <w:rPr>
          <w:rStyle w:val="normaltextrun"/>
          <w:sz w:val="18"/>
          <w:szCs w:val="18"/>
        </w:rPr>
      </w:pPr>
    </w:p>
    <w:p w14:paraId="5199472E" w14:textId="68D4A7B8" w:rsidR="3B23A071" w:rsidRDefault="1340B401" w:rsidP="1340B401">
      <w:pPr>
        <w:pStyle w:val="paragraph0"/>
        <w:spacing w:before="0" w:beforeAutospacing="0" w:after="0" w:afterAutospacing="0"/>
        <w:ind w:left="360"/>
        <w:jc w:val="center"/>
        <w:rPr>
          <w:rStyle w:val="normaltextrun"/>
          <w:sz w:val="20"/>
          <w:szCs w:val="20"/>
        </w:rPr>
      </w:pPr>
      <w:r w:rsidRPr="1340B401">
        <w:rPr>
          <w:rStyle w:val="normaltextrun"/>
          <w:b/>
          <w:bCs/>
          <w:sz w:val="20"/>
          <w:szCs w:val="20"/>
        </w:rPr>
        <w:t>Table 8: Layer Class</w:t>
      </w:r>
    </w:p>
    <w:tbl>
      <w:tblPr>
        <w:tblStyle w:val="TableGrid"/>
        <w:tblW w:w="0" w:type="auto"/>
        <w:tblInd w:w="810" w:type="dxa"/>
        <w:tblLayout w:type="fixed"/>
        <w:tblLook w:val="06A0" w:firstRow="1" w:lastRow="0" w:firstColumn="1" w:lastColumn="0" w:noHBand="1" w:noVBand="1"/>
      </w:tblPr>
      <w:tblGrid>
        <w:gridCol w:w="3000"/>
        <w:gridCol w:w="3000"/>
        <w:gridCol w:w="3000"/>
      </w:tblGrid>
      <w:tr w:rsidR="644A523F" w14:paraId="7D551C72" w14:textId="77777777" w:rsidTr="644A523F">
        <w:tc>
          <w:tcPr>
            <w:tcW w:w="3000" w:type="dxa"/>
          </w:tcPr>
          <w:p w14:paraId="4D8F644D" w14:textId="7B698919" w:rsidR="644A523F" w:rsidRDefault="424C2052" w:rsidP="424C2052">
            <w:pPr>
              <w:pStyle w:val="paragraph0"/>
              <w:jc w:val="center"/>
              <w:rPr>
                <w:rStyle w:val="normaltextrun"/>
                <w:b/>
                <w:sz w:val="20"/>
                <w:szCs w:val="20"/>
              </w:rPr>
            </w:pPr>
            <w:r w:rsidRPr="424C2052">
              <w:rPr>
                <w:rStyle w:val="normaltextrun"/>
                <w:b/>
                <w:bCs/>
                <w:sz w:val="20"/>
                <w:szCs w:val="20"/>
              </w:rPr>
              <w:t>Field</w:t>
            </w:r>
          </w:p>
        </w:tc>
        <w:tc>
          <w:tcPr>
            <w:tcW w:w="3000" w:type="dxa"/>
          </w:tcPr>
          <w:p w14:paraId="357B0122" w14:textId="7B698919" w:rsidR="644A523F" w:rsidRDefault="424C2052" w:rsidP="424C2052">
            <w:pPr>
              <w:pStyle w:val="paragraph0"/>
              <w:jc w:val="center"/>
              <w:rPr>
                <w:rStyle w:val="normaltextrun"/>
                <w:b/>
                <w:sz w:val="20"/>
                <w:szCs w:val="20"/>
              </w:rPr>
            </w:pPr>
            <w:r w:rsidRPr="424C2052">
              <w:rPr>
                <w:rStyle w:val="normaltextrun"/>
                <w:b/>
                <w:bCs/>
                <w:sz w:val="20"/>
                <w:szCs w:val="20"/>
              </w:rPr>
              <w:t>Data Type</w:t>
            </w:r>
          </w:p>
        </w:tc>
        <w:tc>
          <w:tcPr>
            <w:tcW w:w="3000" w:type="dxa"/>
          </w:tcPr>
          <w:p w14:paraId="67FB1386" w14:textId="26E336D1" w:rsidR="644A523F" w:rsidRDefault="424C2052" w:rsidP="424C2052">
            <w:pPr>
              <w:pStyle w:val="paragraph0"/>
              <w:jc w:val="center"/>
              <w:rPr>
                <w:rStyle w:val="normaltextrun"/>
                <w:b/>
                <w:sz w:val="20"/>
                <w:szCs w:val="20"/>
              </w:rPr>
            </w:pPr>
            <w:r w:rsidRPr="424C2052">
              <w:rPr>
                <w:rStyle w:val="normaltextrun"/>
                <w:b/>
                <w:bCs/>
                <w:sz w:val="20"/>
                <w:szCs w:val="20"/>
              </w:rPr>
              <w:t xml:space="preserve">Values and </w:t>
            </w:r>
            <w:proofErr w:type="spellStart"/>
            <w:r w:rsidR="213FE153" w:rsidRPr="213FE153">
              <w:rPr>
                <w:rStyle w:val="normaltextrun"/>
                <w:b/>
                <w:bCs/>
                <w:sz w:val="20"/>
                <w:szCs w:val="20"/>
              </w:rPr>
              <w:t>Contraints</w:t>
            </w:r>
            <w:proofErr w:type="spellEnd"/>
          </w:p>
        </w:tc>
      </w:tr>
      <w:tr w:rsidR="644A523F" w14:paraId="34746950" w14:textId="77777777" w:rsidTr="644A523F">
        <w:tc>
          <w:tcPr>
            <w:tcW w:w="3000" w:type="dxa"/>
          </w:tcPr>
          <w:p w14:paraId="08F549FC" w14:textId="67A49CEA" w:rsidR="644A523F" w:rsidRDefault="31A8C03E" w:rsidP="644A523F">
            <w:pPr>
              <w:pStyle w:val="paragraph0"/>
              <w:rPr>
                <w:rStyle w:val="normaltextrun"/>
                <w:sz w:val="20"/>
                <w:szCs w:val="20"/>
              </w:rPr>
            </w:pPr>
            <w:r w:rsidRPr="31A8C03E">
              <w:rPr>
                <w:rStyle w:val="normaltextrun"/>
                <w:sz w:val="20"/>
                <w:szCs w:val="20"/>
              </w:rPr>
              <w:t>name</w:t>
            </w:r>
          </w:p>
        </w:tc>
        <w:tc>
          <w:tcPr>
            <w:tcW w:w="3000" w:type="dxa"/>
          </w:tcPr>
          <w:p w14:paraId="658BAF78" w14:textId="6E33D00B" w:rsidR="644A523F" w:rsidRDefault="31A8C03E" w:rsidP="644A523F">
            <w:pPr>
              <w:pStyle w:val="paragraph0"/>
              <w:rPr>
                <w:rStyle w:val="normaltextrun"/>
                <w:sz w:val="20"/>
                <w:szCs w:val="20"/>
              </w:rPr>
            </w:pPr>
            <w:r w:rsidRPr="31A8C03E">
              <w:rPr>
                <w:rStyle w:val="normaltextrun"/>
                <w:sz w:val="20"/>
                <w:szCs w:val="20"/>
              </w:rPr>
              <w:t>string</w:t>
            </w:r>
          </w:p>
        </w:tc>
        <w:tc>
          <w:tcPr>
            <w:tcW w:w="3000" w:type="dxa"/>
          </w:tcPr>
          <w:p w14:paraId="46EC9296" w14:textId="58915B84" w:rsidR="644A523F" w:rsidRDefault="31A8C03E" w:rsidP="644A523F">
            <w:pPr>
              <w:pStyle w:val="paragraph0"/>
              <w:rPr>
                <w:rStyle w:val="normaltextrun"/>
                <w:sz w:val="20"/>
                <w:szCs w:val="20"/>
              </w:rPr>
            </w:pPr>
            <w:r w:rsidRPr="31A8C03E">
              <w:rPr>
                <w:rStyle w:val="normaltextrun"/>
                <w:sz w:val="20"/>
                <w:szCs w:val="20"/>
              </w:rPr>
              <w:t xml:space="preserve">Contains the </w:t>
            </w:r>
            <w:r w:rsidR="3B53AA26" w:rsidRPr="3B53AA26">
              <w:rPr>
                <w:rStyle w:val="normaltextrun"/>
                <w:sz w:val="20"/>
                <w:szCs w:val="20"/>
              </w:rPr>
              <w:t>name of the layer</w:t>
            </w:r>
          </w:p>
        </w:tc>
      </w:tr>
    </w:tbl>
    <w:p w14:paraId="2A85063C" w14:textId="77777777" w:rsidR="007025BA" w:rsidRDefault="007025BA" w:rsidP="007025BA">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Packet Class</w:t>
      </w:r>
      <w:r w:rsidR="00603F91">
        <w:rPr>
          <w:rStyle w:val="normaltextrun"/>
          <w:sz w:val="20"/>
          <w:szCs w:val="20"/>
        </w:rPr>
        <w:t>:</w:t>
      </w:r>
      <w:r>
        <w:rPr>
          <w:rStyle w:val="eop"/>
          <w:sz w:val="20"/>
          <w:szCs w:val="20"/>
        </w:rPr>
        <w:t> </w:t>
      </w:r>
    </w:p>
    <w:p w14:paraId="4C4D0616" w14:textId="77777777" w:rsidR="00603F91" w:rsidRPr="00226B59" w:rsidRDefault="00603F91" w:rsidP="00C81AB7">
      <w:pPr>
        <w:numPr>
          <w:ilvl w:val="0"/>
          <w:numId w:val="114"/>
        </w:numPr>
        <w:overflowPunct/>
        <w:autoSpaceDE/>
        <w:autoSpaceDN/>
        <w:adjustRightInd/>
        <w:jc w:val="both"/>
        <w:rPr>
          <w:rFonts w:ascii="Segoe UI" w:hAnsi="Segoe UI" w:cs="Segoe UI"/>
        </w:rPr>
      </w:pPr>
      <w:r w:rsidRPr="00603F91">
        <w:t>The system shall provide the functionality of</w:t>
      </w:r>
      <w:r w:rsidR="001F24B5">
        <w:t xml:space="preserve"> </w:t>
      </w:r>
      <w:r w:rsidRPr="00603F91">
        <w:t>changing the display mode of a packet between hexadecimal, binary, and decoded-type.  </w:t>
      </w:r>
    </w:p>
    <w:p w14:paraId="41EF4F1C" w14:textId="77777777" w:rsidR="00603F91" w:rsidRPr="00603F91" w:rsidRDefault="00603F91" w:rsidP="00D90B43">
      <w:pPr>
        <w:numPr>
          <w:ilvl w:val="0"/>
          <w:numId w:val="68"/>
        </w:numPr>
        <w:overflowPunct/>
        <w:autoSpaceDE/>
        <w:autoSpaceDN/>
        <w:adjustRightInd/>
        <w:ind w:left="360" w:firstLine="0"/>
        <w:jc w:val="both"/>
        <w:rPr>
          <w:rFonts w:ascii="Segoe UI" w:hAnsi="Segoe UI" w:cs="Segoe UI"/>
        </w:rPr>
      </w:pPr>
      <w:r w:rsidRPr="00603F91">
        <w:t>The system shall provide the functionality of sending a packet through the network.  </w:t>
      </w:r>
    </w:p>
    <w:p w14:paraId="14BACC34" w14:textId="77777777" w:rsidR="00603F91" w:rsidRPr="0051080E" w:rsidRDefault="00603F91" w:rsidP="00D90B43">
      <w:pPr>
        <w:numPr>
          <w:ilvl w:val="0"/>
          <w:numId w:val="69"/>
        </w:numPr>
        <w:overflowPunct/>
        <w:autoSpaceDE/>
        <w:autoSpaceDN/>
        <w:adjustRightInd/>
        <w:ind w:left="360" w:firstLine="0"/>
        <w:jc w:val="both"/>
        <w:rPr>
          <w:rFonts w:ascii="Segoe UI" w:hAnsi="Segoe UI" w:cs="Segoe UI"/>
        </w:rPr>
      </w:pPr>
      <w:r w:rsidRPr="00603F91">
        <w:t>The system shall provide the functionality of dropping the packet from the system and the network.  </w:t>
      </w:r>
    </w:p>
    <w:p w14:paraId="5D389100" w14:textId="77777777" w:rsidR="00603F91" w:rsidRPr="00603F91" w:rsidRDefault="00603F91" w:rsidP="00D90B43">
      <w:pPr>
        <w:numPr>
          <w:ilvl w:val="0"/>
          <w:numId w:val="70"/>
        </w:numPr>
        <w:overflowPunct/>
        <w:autoSpaceDE/>
        <w:autoSpaceDN/>
        <w:adjustRightInd/>
        <w:ind w:left="360" w:firstLine="0"/>
        <w:jc w:val="both"/>
        <w:rPr>
          <w:rFonts w:ascii="Segoe UI" w:hAnsi="Segoe UI" w:cs="Segoe UI"/>
        </w:rPr>
      </w:pPr>
      <w:r w:rsidRPr="00603F91">
        <w:t>The system shall provide the functionality of editing the dissected fields of a packet.  </w:t>
      </w:r>
    </w:p>
    <w:p w14:paraId="5E1F89FC" w14:textId="77777777" w:rsidR="00603F91" w:rsidRPr="00603F91" w:rsidRDefault="00603F91" w:rsidP="00D90B43">
      <w:pPr>
        <w:numPr>
          <w:ilvl w:val="0"/>
          <w:numId w:val="71"/>
        </w:numPr>
        <w:overflowPunct/>
        <w:autoSpaceDE/>
        <w:autoSpaceDN/>
        <w:adjustRightInd/>
        <w:ind w:left="360" w:firstLine="0"/>
        <w:jc w:val="both"/>
        <w:rPr>
          <w:rFonts w:ascii="Segoe UI" w:hAnsi="Segoe UI" w:cs="Segoe UI"/>
        </w:rPr>
      </w:pPr>
      <w:r w:rsidRPr="00603F91">
        <w:t>The system shall provide the functionality of fuzzing specific fields of a packet. </w:t>
      </w:r>
    </w:p>
    <w:p w14:paraId="7AFD7258" w14:textId="77777777" w:rsidR="00603F91" w:rsidRPr="00603F91" w:rsidRDefault="00603F91" w:rsidP="00D90B43">
      <w:pPr>
        <w:numPr>
          <w:ilvl w:val="0"/>
          <w:numId w:val="72"/>
        </w:numPr>
        <w:overflowPunct/>
        <w:autoSpaceDE/>
        <w:autoSpaceDN/>
        <w:adjustRightInd/>
        <w:ind w:left="360" w:firstLine="0"/>
        <w:jc w:val="both"/>
        <w:rPr>
          <w:rFonts w:ascii="Segoe UI" w:hAnsi="Segoe UI" w:cs="Segoe UI"/>
        </w:rPr>
      </w:pPr>
      <w:r w:rsidRPr="00603F91">
        <w:t>The system shall have the ability to send the packets that have been created by the fuzzer. </w:t>
      </w:r>
    </w:p>
    <w:p w14:paraId="68188617" w14:textId="77777777" w:rsidR="00603F91" w:rsidRPr="00F04F31" w:rsidRDefault="00603F91" w:rsidP="00D90B43">
      <w:pPr>
        <w:numPr>
          <w:ilvl w:val="0"/>
          <w:numId w:val="73"/>
        </w:numPr>
        <w:overflowPunct/>
        <w:autoSpaceDE/>
        <w:autoSpaceDN/>
        <w:adjustRightInd/>
        <w:ind w:left="360" w:firstLine="0"/>
        <w:jc w:val="both"/>
        <w:rPr>
          <w:rFonts w:ascii="Segoe UI" w:hAnsi="Segoe UI" w:cs="Segoe UI"/>
        </w:rPr>
      </w:pPr>
      <w:r w:rsidRPr="00603F91">
        <w:t>The system shall provide the functionality of saving the fuzzed packets as a PCAP file. </w:t>
      </w:r>
    </w:p>
    <w:p w14:paraId="630F8B84" w14:textId="0029DD91" w:rsidR="00F04F31" w:rsidRPr="0051080E" w:rsidRDefault="00F04F31" w:rsidP="00D90B43">
      <w:pPr>
        <w:numPr>
          <w:ilvl w:val="0"/>
          <w:numId w:val="73"/>
        </w:numPr>
        <w:overflowPunct/>
        <w:autoSpaceDE/>
        <w:autoSpaceDN/>
        <w:adjustRightInd/>
        <w:ind w:left="360" w:firstLine="0"/>
        <w:jc w:val="both"/>
        <w:rPr>
          <w:rFonts w:ascii="Segoe UI" w:hAnsi="Segoe UI" w:cs="Segoe UI"/>
        </w:rPr>
      </w:pPr>
      <w:r>
        <w:rPr>
          <w:rFonts w:ascii="Segoe UI" w:hAnsi="Segoe UI" w:cs="Segoe UI"/>
        </w:rPr>
        <w:t>The system shall link the lifetime of a Packet to its co</w:t>
      </w:r>
      <w:r w:rsidR="001F24B5">
        <w:rPr>
          <w:rFonts w:ascii="Segoe UI" w:hAnsi="Segoe UI" w:cs="Segoe UI"/>
        </w:rPr>
        <w:t>rresponding Layers.</w:t>
      </w:r>
    </w:p>
    <w:p w14:paraId="0FDCFE65" w14:textId="35979BD7" w:rsidR="0051080E" w:rsidRPr="00603F91" w:rsidRDefault="4E6111C5" w:rsidP="00D90B43">
      <w:pPr>
        <w:numPr>
          <w:ilvl w:val="0"/>
          <w:numId w:val="73"/>
        </w:numPr>
        <w:overflowPunct/>
        <w:autoSpaceDE/>
        <w:autoSpaceDN/>
        <w:adjustRightInd/>
        <w:ind w:left="360" w:firstLine="0"/>
        <w:jc w:val="both"/>
        <w:rPr>
          <w:rFonts w:ascii="Segoe UI" w:hAnsi="Segoe UI" w:cs="Segoe UI"/>
        </w:rPr>
      </w:pPr>
      <w:r>
        <w:t xml:space="preserve">The system shall represent the Packet Class with the attributes shown in </w:t>
      </w:r>
      <w:r w:rsidR="724898A2">
        <w:t xml:space="preserve">Table </w:t>
      </w:r>
      <w:proofErr w:type="gramStart"/>
      <w:r w:rsidR="724898A2">
        <w:t>9..</w:t>
      </w:r>
      <w:proofErr w:type="gramEnd"/>
    </w:p>
    <w:p w14:paraId="2C181A98" w14:textId="77777777" w:rsidR="00603F91" w:rsidRDefault="00603F91" w:rsidP="00603F91">
      <w:pPr>
        <w:overflowPunct/>
        <w:autoSpaceDE/>
        <w:autoSpaceDN/>
        <w:adjustRightInd/>
        <w:ind w:left="720"/>
        <w:jc w:val="center"/>
        <w:rPr>
          <w:b/>
          <w:bCs/>
        </w:rPr>
      </w:pPr>
    </w:p>
    <w:p w14:paraId="33C11203" w14:textId="77777777" w:rsidR="00603F91" w:rsidRPr="00603F91" w:rsidRDefault="00603F91" w:rsidP="00603F91">
      <w:pPr>
        <w:overflowPunct/>
        <w:autoSpaceDE/>
        <w:autoSpaceDN/>
        <w:adjustRightInd/>
        <w:ind w:left="720"/>
        <w:jc w:val="center"/>
        <w:rPr>
          <w:rFonts w:ascii="Segoe UI" w:hAnsi="Segoe UI" w:cs="Segoe UI"/>
          <w:sz w:val="18"/>
          <w:szCs w:val="18"/>
        </w:rPr>
      </w:pPr>
      <w:r w:rsidRPr="00603F91">
        <w:rPr>
          <w:b/>
          <w:bCs/>
        </w:rPr>
        <w:t>Table 9: Packet Class</w:t>
      </w:r>
      <w:r w:rsidRPr="00603F91">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2700"/>
        <w:gridCol w:w="2775"/>
      </w:tblGrid>
      <w:tr w:rsidR="00603F91" w:rsidRPr="00603F91" w14:paraId="04341FEF" w14:textId="77777777" w:rsidTr="00603F91">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10DCB9EF" w14:textId="77777777" w:rsidR="00603F91" w:rsidRPr="00603F91" w:rsidRDefault="00603F91" w:rsidP="00603F91">
            <w:pPr>
              <w:overflowPunct/>
              <w:autoSpaceDE/>
              <w:autoSpaceDN/>
              <w:adjustRightInd/>
              <w:jc w:val="center"/>
              <w:rPr>
                <w:sz w:val="24"/>
                <w:szCs w:val="24"/>
              </w:rPr>
            </w:pPr>
            <w:r w:rsidRPr="00603F91">
              <w:rPr>
                <w:b/>
                <w:bCs/>
              </w:rPr>
              <w:t>Field</w:t>
            </w:r>
            <w:r w:rsidRPr="00603F91">
              <w:t> </w:t>
            </w:r>
          </w:p>
        </w:tc>
        <w:tc>
          <w:tcPr>
            <w:tcW w:w="2700" w:type="dxa"/>
            <w:tcBorders>
              <w:top w:val="single" w:sz="6" w:space="0" w:color="auto"/>
              <w:left w:val="nil"/>
              <w:bottom w:val="single" w:sz="6" w:space="0" w:color="auto"/>
              <w:right w:val="single" w:sz="6" w:space="0" w:color="auto"/>
            </w:tcBorders>
            <w:shd w:val="clear" w:color="auto" w:fill="auto"/>
            <w:hideMark/>
          </w:tcPr>
          <w:p w14:paraId="7ED5CC2E" w14:textId="77777777" w:rsidR="00603F91" w:rsidRPr="00603F91" w:rsidRDefault="00603F91" w:rsidP="00603F91">
            <w:pPr>
              <w:overflowPunct/>
              <w:autoSpaceDE/>
              <w:autoSpaceDN/>
              <w:adjustRightInd/>
              <w:jc w:val="center"/>
              <w:rPr>
                <w:sz w:val="24"/>
                <w:szCs w:val="24"/>
              </w:rPr>
            </w:pPr>
            <w:r w:rsidRPr="00603F91">
              <w:rPr>
                <w:b/>
                <w:bCs/>
              </w:rPr>
              <w:t>Data Type</w:t>
            </w:r>
            <w:r w:rsidRPr="00603F91">
              <w:t> </w:t>
            </w:r>
          </w:p>
        </w:tc>
        <w:tc>
          <w:tcPr>
            <w:tcW w:w="2775" w:type="dxa"/>
            <w:tcBorders>
              <w:top w:val="single" w:sz="6" w:space="0" w:color="auto"/>
              <w:left w:val="nil"/>
              <w:bottom w:val="single" w:sz="6" w:space="0" w:color="auto"/>
              <w:right w:val="single" w:sz="6" w:space="0" w:color="auto"/>
            </w:tcBorders>
            <w:shd w:val="clear" w:color="auto" w:fill="auto"/>
            <w:hideMark/>
          </w:tcPr>
          <w:p w14:paraId="6B06F00D" w14:textId="77777777" w:rsidR="00603F91" w:rsidRPr="00603F91" w:rsidRDefault="00603F91" w:rsidP="00603F91">
            <w:pPr>
              <w:overflowPunct/>
              <w:autoSpaceDE/>
              <w:autoSpaceDN/>
              <w:adjustRightInd/>
              <w:jc w:val="center"/>
              <w:rPr>
                <w:sz w:val="24"/>
                <w:szCs w:val="24"/>
              </w:rPr>
            </w:pPr>
            <w:r w:rsidRPr="00603F91">
              <w:rPr>
                <w:b/>
                <w:bCs/>
              </w:rPr>
              <w:t>Values and Constraints</w:t>
            </w:r>
            <w:r w:rsidRPr="00603F91">
              <w:t> </w:t>
            </w:r>
          </w:p>
        </w:tc>
      </w:tr>
      <w:tr w:rsidR="00603F91" w:rsidRPr="00603F91" w14:paraId="0F3CD6A2" w14:textId="77777777" w:rsidTr="00603F91">
        <w:tc>
          <w:tcPr>
            <w:tcW w:w="2775" w:type="dxa"/>
            <w:tcBorders>
              <w:top w:val="nil"/>
              <w:left w:val="single" w:sz="6" w:space="0" w:color="auto"/>
              <w:bottom w:val="single" w:sz="6" w:space="0" w:color="auto"/>
              <w:right w:val="single" w:sz="6" w:space="0" w:color="auto"/>
            </w:tcBorders>
            <w:shd w:val="clear" w:color="auto" w:fill="auto"/>
            <w:hideMark/>
          </w:tcPr>
          <w:p w14:paraId="5EB9B504" w14:textId="77777777" w:rsidR="00603F91" w:rsidRPr="00603F91" w:rsidRDefault="00603F91" w:rsidP="00603F91">
            <w:pPr>
              <w:overflowPunct/>
              <w:autoSpaceDE/>
              <w:autoSpaceDN/>
              <w:adjustRightInd/>
              <w:rPr>
                <w:sz w:val="24"/>
                <w:szCs w:val="24"/>
              </w:rPr>
            </w:pPr>
            <w:proofErr w:type="spellStart"/>
            <w:r w:rsidRPr="00603F91">
              <w:t>viewFormat</w:t>
            </w:r>
            <w:proofErr w:type="spellEnd"/>
            <w:r w:rsidRPr="00603F91">
              <w:t> </w:t>
            </w:r>
          </w:p>
        </w:tc>
        <w:tc>
          <w:tcPr>
            <w:tcW w:w="2700" w:type="dxa"/>
            <w:tcBorders>
              <w:top w:val="nil"/>
              <w:left w:val="nil"/>
              <w:bottom w:val="single" w:sz="6" w:space="0" w:color="auto"/>
              <w:right w:val="single" w:sz="6" w:space="0" w:color="auto"/>
            </w:tcBorders>
            <w:shd w:val="clear" w:color="auto" w:fill="auto"/>
            <w:hideMark/>
          </w:tcPr>
          <w:p w14:paraId="15624634" w14:textId="77777777" w:rsidR="00603F91" w:rsidRPr="00603F91" w:rsidRDefault="00603F91" w:rsidP="00603F91">
            <w:pPr>
              <w:overflowPunct/>
              <w:autoSpaceDE/>
              <w:autoSpaceDN/>
              <w:adjustRightInd/>
              <w:rPr>
                <w:sz w:val="24"/>
                <w:szCs w:val="24"/>
              </w:rPr>
            </w:pPr>
            <w:r w:rsidRPr="00603F91">
              <w:t>Integer </w:t>
            </w:r>
          </w:p>
        </w:tc>
        <w:tc>
          <w:tcPr>
            <w:tcW w:w="2775" w:type="dxa"/>
            <w:tcBorders>
              <w:top w:val="nil"/>
              <w:left w:val="nil"/>
              <w:bottom w:val="single" w:sz="6" w:space="0" w:color="auto"/>
              <w:right w:val="single" w:sz="6" w:space="0" w:color="auto"/>
            </w:tcBorders>
            <w:shd w:val="clear" w:color="auto" w:fill="auto"/>
            <w:hideMark/>
          </w:tcPr>
          <w:p w14:paraId="762BF402" w14:textId="77777777" w:rsidR="00603F91" w:rsidRPr="00603F91" w:rsidRDefault="00603F91" w:rsidP="00603F91">
            <w:pPr>
              <w:overflowPunct/>
              <w:autoSpaceDE/>
              <w:autoSpaceDN/>
              <w:adjustRightInd/>
              <w:rPr>
                <w:sz w:val="24"/>
                <w:szCs w:val="24"/>
              </w:rPr>
            </w:pPr>
            <w:r w:rsidRPr="00603F91">
              <w:t>Number that corresponds to display mode </w:t>
            </w:r>
          </w:p>
        </w:tc>
      </w:tr>
    </w:tbl>
    <w:p w14:paraId="2C02B987" w14:textId="77777777" w:rsidR="00A71ACC" w:rsidRDefault="00A71ACC" w:rsidP="0029239F">
      <w:pPr>
        <w:pStyle w:val="paragraph0"/>
        <w:spacing w:before="0" w:beforeAutospacing="0" w:after="0" w:afterAutospacing="0"/>
        <w:ind w:left="810"/>
        <w:textAlignment w:val="baseline"/>
        <w:rPr>
          <w:rFonts w:ascii="Segoe UI" w:hAnsi="Segoe UI" w:cs="Segoe UI"/>
          <w:sz w:val="18"/>
          <w:szCs w:val="18"/>
        </w:rPr>
      </w:pPr>
    </w:p>
    <w:p w14:paraId="7F943E1D" w14:textId="77777777" w:rsidR="00A71ACC" w:rsidRDefault="007217EA" w:rsidP="00A71ACC">
      <w:pPr>
        <w:pStyle w:val="paragraph0"/>
        <w:spacing w:before="0" w:beforeAutospacing="0" w:after="0" w:afterAutospacing="0"/>
        <w:jc w:val="both"/>
        <w:textAlignment w:val="baseline"/>
        <w:rPr>
          <w:rFonts w:ascii="Segoe UI" w:hAnsi="Segoe UI" w:cs="Segoe UI"/>
          <w:sz w:val="18"/>
          <w:szCs w:val="18"/>
        </w:rPr>
      </w:pPr>
      <w:r>
        <w:t xml:space="preserve"> </w:t>
      </w:r>
      <w:r w:rsidR="00A71ACC">
        <w:rPr>
          <w:rStyle w:val="normaltextrun"/>
          <w:sz w:val="20"/>
          <w:szCs w:val="20"/>
        </w:rPr>
        <w:t>Proxy Rule Class</w:t>
      </w:r>
      <w:r w:rsidR="008B4C06">
        <w:rPr>
          <w:rStyle w:val="normaltextrun"/>
          <w:sz w:val="20"/>
          <w:szCs w:val="20"/>
        </w:rPr>
        <w:t>:</w:t>
      </w:r>
      <w:r w:rsidR="00A71ACC">
        <w:rPr>
          <w:rStyle w:val="eop"/>
          <w:sz w:val="20"/>
          <w:szCs w:val="20"/>
        </w:rPr>
        <w:t> </w:t>
      </w:r>
    </w:p>
    <w:p w14:paraId="751FE913" w14:textId="0EB1C653" w:rsidR="00A71ACC" w:rsidRPr="00AF681C" w:rsidRDefault="00A71ACC" w:rsidP="00C81AB7">
      <w:pPr>
        <w:pStyle w:val="paragraph0"/>
        <w:numPr>
          <w:ilvl w:val="0"/>
          <w:numId w:val="112"/>
        </w:numPr>
        <w:spacing w:before="0" w:beforeAutospacing="0" w:after="0" w:afterAutospacing="0"/>
        <w:jc w:val="both"/>
        <w:textAlignment w:val="baseline"/>
        <w:rPr>
          <w:rStyle w:val="eop"/>
          <w:rFonts w:ascii="Segoe UI" w:hAnsi="Segoe UI" w:cs="Segoe UI"/>
          <w:sz w:val="20"/>
          <w:szCs w:val="20"/>
        </w:rPr>
      </w:pPr>
      <w:r w:rsidRPr="00AF681C">
        <w:rPr>
          <w:rStyle w:val="normaltextrun"/>
          <w:sz w:val="20"/>
          <w:szCs w:val="20"/>
        </w:rPr>
        <w:t xml:space="preserve">The </w:t>
      </w:r>
      <w:r w:rsidR="6CD1AD98" w:rsidRPr="00AF681C">
        <w:rPr>
          <w:rStyle w:val="normaltextrun"/>
          <w:sz w:val="20"/>
          <w:szCs w:val="20"/>
        </w:rPr>
        <w:t>system</w:t>
      </w:r>
      <w:r w:rsidRPr="00AF681C">
        <w:rPr>
          <w:rStyle w:val="normaltextrun"/>
          <w:sz w:val="20"/>
          <w:szCs w:val="20"/>
        </w:rPr>
        <w:t xml:space="preserve"> shall </w:t>
      </w:r>
      <w:r w:rsidR="00AF681C" w:rsidRPr="00AF681C">
        <w:rPr>
          <w:rStyle w:val="normaltextrun"/>
          <w:sz w:val="20"/>
          <w:szCs w:val="20"/>
        </w:rPr>
        <w:t xml:space="preserve">provide the functionality </w:t>
      </w:r>
      <w:r w:rsidRPr="00AF681C">
        <w:rPr>
          <w:rStyle w:val="normaltextrun"/>
          <w:sz w:val="20"/>
          <w:szCs w:val="20"/>
        </w:rPr>
        <w:t>to toggle on proxy rules. </w:t>
      </w:r>
      <w:r w:rsidRPr="00AF681C">
        <w:rPr>
          <w:rStyle w:val="eop"/>
          <w:sz w:val="20"/>
          <w:szCs w:val="20"/>
        </w:rPr>
        <w:t> </w:t>
      </w:r>
    </w:p>
    <w:p w14:paraId="1B5F4C66" w14:textId="43169314" w:rsidR="00AF681C" w:rsidRPr="00AF681C" w:rsidRDefault="00AF681C" w:rsidP="00C81AB7">
      <w:pPr>
        <w:pStyle w:val="paragraph0"/>
        <w:numPr>
          <w:ilvl w:val="0"/>
          <w:numId w:val="112"/>
        </w:numPr>
        <w:spacing w:before="0" w:beforeAutospacing="0" w:after="0" w:afterAutospacing="0"/>
        <w:jc w:val="both"/>
        <w:textAlignment w:val="baseline"/>
        <w:rPr>
          <w:rFonts w:ascii="Segoe UI" w:hAnsi="Segoe UI" w:cs="Segoe UI"/>
          <w:sz w:val="20"/>
          <w:szCs w:val="20"/>
        </w:rPr>
      </w:pPr>
      <w:r w:rsidRPr="00AF681C">
        <w:rPr>
          <w:rFonts w:ascii="Segoe UI" w:hAnsi="Segoe UI" w:cs="Segoe UI"/>
          <w:sz w:val="20"/>
          <w:szCs w:val="20"/>
        </w:rPr>
        <w:lastRenderedPageBreak/>
        <w:t>The system shall provide the functionality to toggle off proxy rules.</w:t>
      </w:r>
    </w:p>
    <w:p w14:paraId="2546ED21" w14:textId="5B34AC61" w:rsidR="00A71ACC" w:rsidRPr="00226B59" w:rsidRDefault="008B4C06" w:rsidP="00C81AB7">
      <w:pPr>
        <w:pStyle w:val="paragraph0"/>
        <w:numPr>
          <w:ilvl w:val="0"/>
          <w:numId w:val="112"/>
        </w:numPr>
        <w:spacing w:before="0" w:beforeAutospacing="0" w:after="0" w:afterAutospacing="0"/>
        <w:jc w:val="both"/>
        <w:textAlignment w:val="baseline"/>
        <w:rPr>
          <w:rStyle w:val="normaltextrun"/>
          <w:rFonts w:ascii="Segoe UI" w:hAnsi="Segoe UI" w:cs="Segoe UI"/>
          <w:sz w:val="18"/>
          <w:szCs w:val="18"/>
        </w:rPr>
      </w:pPr>
      <w:r>
        <w:rPr>
          <w:rStyle w:val="normaltextrun"/>
          <w:sz w:val="20"/>
          <w:szCs w:val="20"/>
        </w:rPr>
        <w:t xml:space="preserve">The </w:t>
      </w:r>
      <w:r w:rsidR="7A91DC65">
        <w:rPr>
          <w:rStyle w:val="normaltextrun"/>
          <w:sz w:val="20"/>
          <w:szCs w:val="20"/>
        </w:rPr>
        <w:t>system</w:t>
      </w:r>
      <w:r>
        <w:rPr>
          <w:rStyle w:val="normaltextrun"/>
          <w:sz w:val="20"/>
          <w:szCs w:val="20"/>
        </w:rPr>
        <w:t xml:space="preserve"> shall </w:t>
      </w:r>
      <w:r w:rsidR="0086DEC2" w:rsidRPr="0086DEC2">
        <w:rPr>
          <w:rStyle w:val="normaltextrun"/>
          <w:sz w:val="20"/>
          <w:szCs w:val="20"/>
        </w:rPr>
        <w:t>represent</w:t>
      </w:r>
      <w:r>
        <w:rPr>
          <w:rStyle w:val="normaltextrun"/>
          <w:sz w:val="20"/>
          <w:szCs w:val="20"/>
        </w:rPr>
        <w:t xml:space="preserve"> the </w:t>
      </w:r>
      <w:r w:rsidR="0086DEC2" w:rsidRPr="0086DEC2">
        <w:rPr>
          <w:rStyle w:val="normaltextrun"/>
          <w:sz w:val="20"/>
          <w:szCs w:val="20"/>
        </w:rPr>
        <w:t>Proxy</w:t>
      </w:r>
      <w:r w:rsidR="05EBD03F">
        <w:rPr>
          <w:rStyle w:val="normaltextrun"/>
          <w:sz w:val="20"/>
          <w:szCs w:val="20"/>
        </w:rPr>
        <w:t xml:space="preserve"> Rule </w:t>
      </w:r>
      <w:r w:rsidR="0086DEC2" w:rsidRPr="0086DEC2">
        <w:rPr>
          <w:rStyle w:val="normaltextrun"/>
          <w:sz w:val="20"/>
          <w:szCs w:val="20"/>
        </w:rPr>
        <w:t xml:space="preserve">Class </w:t>
      </w:r>
      <w:r w:rsidR="14A0761D" w:rsidRPr="14A0761D">
        <w:rPr>
          <w:rStyle w:val="normaltextrun"/>
          <w:sz w:val="20"/>
          <w:szCs w:val="20"/>
        </w:rPr>
        <w:t xml:space="preserve">with the attributes shown in Table </w:t>
      </w:r>
      <w:proofErr w:type="gramStart"/>
      <w:r w:rsidR="14A0761D" w:rsidRPr="14A0761D">
        <w:rPr>
          <w:rStyle w:val="normaltextrun"/>
          <w:sz w:val="20"/>
          <w:szCs w:val="20"/>
        </w:rPr>
        <w:t>10..</w:t>
      </w:r>
      <w:proofErr w:type="gramEnd"/>
      <w:r w:rsidR="00A71ACC" w:rsidRPr="16A0BEBE">
        <w:rPr>
          <w:rStyle w:val="normaltextrun"/>
          <w:sz w:val="20"/>
          <w:szCs w:val="20"/>
        </w:rPr>
        <w:t> </w:t>
      </w:r>
    </w:p>
    <w:p w14:paraId="2D03C309" w14:textId="77777777" w:rsidR="001D29E6" w:rsidRDefault="001D29E6" w:rsidP="00A71ACC">
      <w:pPr>
        <w:pStyle w:val="paragraph0"/>
        <w:spacing w:before="0" w:beforeAutospacing="0" w:after="0" w:afterAutospacing="0"/>
        <w:ind w:left="720"/>
        <w:jc w:val="both"/>
        <w:textAlignment w:val="baseline"/>
        <w:rPr>
          <w:rStyle w:val="eop"/>
          <w:sz w:val="20"/>
          <w:szCs w:val="20"/>
        </w:rPr>
      </w:pPr>
    </w:p>
    <w:p w14:paraId="045E0504" w14:textId="77777777" w:rsidR="008B4C06" w:rsidRPr="008B4C06" w:rsidRDefault="008B4C06" w:rsidP="008B4C06">
      <w:pPr>
        <w:pStyle w:val="paragraph0"/>
        <w:spacing w:before="0" w:beforeAutospacing="0" w:after="0" w:afterAutospacing="0"/>
        <w:ind w:left="720"/>
        <w:jc w:val="center"/>
        <w:textAlignment w:val="baseline"/>
        <w:rPr>
          <w:rFonts w:ascii="Segoe UI" w:hAnsi="Segoe UI" w:cs="Segoe UI"/>
          <w:b/>
          <w:sz w:val="18"/>
          <w:szCs w:val="18"/>
        </w:rPr>
      </w:pPr>
      <w:r>
        <w:rPr>
          <w:rStyle w:val="eop"/>
          <w:b/>
          <w:sz w:val="20"/>
          <w:szCs w:val="20"/>
        </w:rPr>
        <w:t>Table 10: Proxy Rule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683"/>
        <w:gridCol w:w="2757"/>
      </w:tblGrid>
      <w:tr w:rsidR="008B4C06" w:rsidRPr="00B968EA" w14:paraId="35F29E77" w14:textId="77777777" w:rsidTr="00B968EA">
        <w:tc>
          <w:tcPr>
            <w:tcW w:w="3072" w:type="dxa"/>
            <w:shd w:val="clear" w:color="auto" w:fill="auto"/>
          </w:tcPr>
          <w:p w14:paraId="25F32EA4" w14:textId="77777777" w:rsidR="001D29E6" w:rsidRPr="00B968EA" w:rsidRDefault="001D29E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7D51084A" w14:textId="77777777" w:rsidR="001D29E6" w:rsidRPr="00B968EA" w:rsidRDefault="001D29E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28B8005C" w14:textId="77777777" w:rsidR="001D29E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Values and Constraints</w:t>
            </w:r>
          </w:p>
        </w:tc>
      </w:tr>
      <w:tr w:rsidR="008B4C06" w:rsidRPr="00B968EA" w14:paraId="74C5B5C7" w14:textId="77777777" w:rsidTr="00B968EA">
        <w:tc>
          <w:tcPr>
            <w:tcW w:w="3072" w:type="dxa"/>
            <w:shd w:val="clear" w:color="auto" w:fill="auto"/>
          </w:tcPr>
          <w:p w14:paraId="37B61B4A"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Output</w:t>
            </w:r>
          </w:p>
        </w:tc>
        <w:tc>
          <w:tcPr>
            <w:tcW w:w="3072" w:type="dxa"/>
            <w:shd w:val="clear" w:color="auto" w:fill="auto"/>
          </w:tcPr>
          <w:p w14:paraId="6041BA7A" w14:textId="77777777" w:rsidR="001D29E6" w:rsidRPr="00B968EA" w:rsidRDefault="001D29E6" w:rsidP="00B968EA">
            <w:pPr>
              <w:pStyle w:val="paragraph0"/>
              <w:spacing w:before="0" w:beforeAutospacing="0" w:after="0" w:afterAutospacing="0"/>
              <w:jc w:val="both"/>
              <w:textAlignment w:val="baseline"/>
              <w:rPr>
                <w:sz w:val="20"/>
                <w:szCs w:val="20"/>
              </w:rPr>
            </w:pPr>
          </w:p>
        </w:tc>
        <w:tc>
          <w:tcPr>
            <w:tcW w:w="3072" w:type="dxa"/>
            <w:shd w:val="clear" w:color="auto" w:fill="auto"/>
          </w:tcPr>
          <w:p w14:paraId="549BB6EE" w14:textId="77777777" w:rsidR="001D29E6" w:rsidRPr="00B968EA" w:rsidRDefault="001D29E6" w:rsidP="00B968EA">
            <w:pPr>
              <w:pStyle w:val="paragraph0"/>
              <w:spacing w:before="0" w:beforeAutospacing="0" w:after="0" w:afterAutospacing="0"/>
              <w:jc w:val="both"/>
              <w:textAlignment w:val="baseline"/>
              <w:rPr>
                <w:sz w:val="20"/>
                <w:szCs w:val="20"/>
              </w:rPr>
            </w:pPr>
          </w:p>
        </w:tc>
      </w:tr>
      <w:tr w:rsidR="008B4C06" w:rsidRPr="00B968EA" w14:paraId="3A025A48" w14:textId="77777777" w:rsidTr="00B968EA">
        <w:tc>
          <w:tcPr>
            <w:tcW w:w="3072" w:type="dxa"/>
            <w:shd w:val="clear" w:color="auto" w:fill="auto"/>
          </w:tcPr>
          <w:p w14:paraId="5FDB9405" w14:textId="77777777" w:rsidR="001D29E6" w:rsidRPr="00B968EA" w:rsidRDefault="008B4C06" w:rsidP="00B968EA">
            <w:pPr>
              <w:pStyle w:val="paragraph0"/>
              <w:spacing w:before="0" w:beforeAutospacing="0" w:after="0" w:afterAutospacing="0"/>
              <w:jc w:val="both"/>
              <w:textAlignment w:val="baseline"/>
              <w:rPr>
                <w:sz w:val="20"/>
                <w:szCs w:val="20"/>
              </w:rPr>
            </w:pPr>
            <w:proofErr w:type="spellStart"/>
            <w:r w:rsidRPr="00B968EA">
              <w:rPr>
                <w:sz w:val="20"/>
                <w:szCs w:val="20"/>
              </w:rPr>
              <w:t>numberOfPackets</w:t>
            </w:r>
            <w:proofErr w:type="spellEnd"/>
          </w:p>
        </w:tc>
        <w:tc>
          <w:tcPr>
            <w:tcW w:w="3072" w:type="dxa"/>
            <w:shd w:val="clear" w:color="auto" w:fill="auto"/>
          </w:tcPr>
          <w:p w14:paraId="05CA600F"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Integer</w:t>
            </w:r>
          </w:p>
        </w:tc>
        <w:tc>
          <w:tcPr>
            <w:tcW w:w="3072" w:type="dxa"/>
            <w:shd w:val="clear" w:color="auto" w:fill="auto"/>
          </w:tcPr>
          <w:p w14:paraId="3FD3C391" w14:textId="77777777" w:rsidR="001D29E6" w:rsidRPr="00B968EA" w:rsidRDefault="008B4C06" w:rsidP="00B968EA">
            <w:pPr>
              <w:pStyle w:val="paragraph0"/>
              <w:spacing w:before="0" w:beforeAutospacing="0" w:after="0" w:afterAutospacing="0"/>
              <w:jc w:val="both"/>
              <w:textAlignment w:val="baseline"/>
              <w:rPr>
                <w:sz w:val="20"/>
                <w:szCs w:val="20"/>
              </w:rPr>
            </w:pPr>
            <w:r w:rsidRPr="00B968EA">
              <w:rPr>
                <w:sz w:val="20"/>
                <w:szCs w:val="20"/>
              </w:rPr>
              <w:t>Number of packets</w:t>
            </w:r>
          </w:p>
        </w:tc>
      </w:tr>
    </w:tbl>
    <w:p w14:paraId="074E5660" w14:textId="77777777" w:rsidR="00A71ACC" w:rsidRDefault="00A71ACC" w:rsidP="00A71ACC">
      <w:pPr>
        <w:pStyle w:val="paragraph0"/>
        <w:spacing w:before="0" w:beforeAutospacing="0" w:after="0" w:afterAutospacing="0"/>
        <w:ind w:left="720"/>
        <w:jc w:val="both"/>
        <w:textAlignment w:val="baseline"/>
        <w:rPr>
          <w:rFonts w:ascii="Segoe UI" w:hAnsi="Segoe UI" w:cs="Segoe UI"/>
          <w:sz w:val="18"/>
          <w:szCs w:val="18"/>
        </w:rPr>
      </w:pPr>
    </w:p>
    <w:p w14:paraId="635448A9" w14:textId="77777777" w:rsidR="00A71ACC" w:rsidRDefault="00A71ACC" w:rsidP="00A71ACC">
      <w:pPr>
        <w:pStyle w:val="paragraph0"/>
        <w:spacing w:before="0" w:beforeAutospacing="0" w:after="0" w:afterAutospacing="0"/>
        <w:jc w:val="both"/>
        <w:textAlignment w:val="baseline"/>
        <w:rPr>
          <w:rFonts w:ascii="Segoe UI" w:hAnsi="Segoe UI" w:cs="Segoe UI"/>
          <w:sz w:val="18"/>
          <w:szCs w:val="18"/>
        </w:rPr>
      </w:pPr>
      <w:r>
        <w:rPr>
          <w:rStyle w:val="normaltextrun"/>
          <w:sz w:val="20"/>
          <w:szCs w:val="20"/>
        </w:rPr>
        <w:t>Capture Filter Class</w:t>
      </w:r>
      <w:r w:rsidR="008B4C06">
        <w:rPr>
          <w:rStyle w:val="normaltextrun"/>
          <w:sz w:val="20"/>
          <w:szCs w:val="20"/>
        </w:rPr>
        <w:t>:</w:t>
      </w:r>
      <w:r>
        <w:rPr>
          <w:rStyle w:val="eop"/>
          <w:sz w:val="20"/>
          <w:szCs w:val="20"/>
        </w:rPr>
        <w:t> </w:t>
      </w:r>
    </w:p>
    <w:p w14:paraId="3374668B" w14:textId="7E7DE7E0" w:rsidR="00A71ACC" w:rsidRPr="00226B59" w:rsidRDefault="00A71ACC" w:rsidP="002409B0">
      <w:pPr>
        <w:pStyle w:val="paragraph0"/>
        <w:numPr>
          <w:ilvl w:val="0"/>
          <w:numId w:val="112"/>
        </w:numPr>
        <w:spacing w:before="0" w:beforeAutospacing="0" w:after="0" w:afterAutospacing="0"/>
        <w:jc w:val="both"/>
        <w:textAlignment w:val="baseline"/>
        <w:rPr>
          <w:rFonts w:ascii="Segoe UI" w:hAnsi="Segoe UI" w:cs="Segoe UI"/>
          <w:sz w:val="18"/>
          <w:szCs w:val="18"/>
        </w:rPr>
      </w:pPr>
      <w:r>
        <w:rPr>
          <w:rStyle w:val="normaltextrun"/>
          <w:sz w:val="20"/>
          <w:szCs w:val="20"/>
        </w:rPr>
        <w:t xml:space="preserve">The </w:t>
      </w:r>
      <w:r w:rsidR="1969AEE3">
        <w:rPr>
          <w:rStyle w:val="normaltextrun"/>
          <w:sz w:val="20"/>
          <w:szCs w:val="20"/>
        </w:rPr>
        <w:t>system</w:t>
      </w:r>
      <w:r>
        <w:rPr>
          <w:rStyle w:val="normaltextrun"/>
          <w:sz w:val="20"/>
          <w:szCs w:val="20"/>
        </w:rPr>
        <w:t xml:space="preserve"> shall </w:t>
      </w:r>
      <w:r w:rsidR="00AF681C">
        <w:rPr>
          <w:rStyle w:val="normaltextrun"/>
          <w:sz w:val="20"/>
          <w:szCs w:val="20"/>
        </w:rPr>
        <w:t xml:space="preserve">provide </w:t>
      </w:r>
      <w:r w:rsidR="002409B0">
        <w:rPr>
          <w:rStyle w:val="normaltextrun"/>
          <w:sz w:val="20"/>
          <w:szCs w:val="20"/>
        </w:rPr>
        <w:t>the functionality</w:t>
      </w:r>
      <w:r>
        <w:rPr>
          <w:rStyle w:val="normaltextrun"/>
          <w:sz w:val="20"/>
          <w:szCs w:val="20"/>
        </w:rPr>
        <w:t xml:space="preserve"> </w:t>
      </w:r>
      <w:r w:rsidR="002409B0">
        <w:rPr>
          <w:rStyle w:val="normaltextrun"/>
          <w:sz w:val="20"/>
          <w:szCs w:val="20"/>
        </w:rPr>
        <w:t xml:space="preserve">of </w:t>
      </w:r>
      <w:r w:rsidR="00AC350D">
        <w:rPr>
          <w:rStyle w:val="normaltextrun"/>
          <w:sz w:val="20"/>
          <w:szCs w:val="20"/>
        </w:rPr>
        <w:t>enabling</w:t>
      </w:r>
      <w:r w:rsidR="002409B0">
        <w:rPr>
          <w:rStyle w:val="normaltextrun"/>
          <w:sz w:val="20"/>
          <w:szCs w:val="20"/>
        </w:rPr>
        <w:t xml:space="preserve"> the</w:t>
      </w:r>
      <w:r>
        <w:rPr>
          <w:rStyle w:val="normaltextrun"/>
          <w:sz w:val="20"/>
          <w:szCs w:val="20"/>
        </w:rPr>
        <w:t> selected </w:t>
      </w:r>
      <w:r w:rsidR="002409B0">
        <w:rPr>
          <w:rStyle w:val="normaltextrun"/>
          <w:sz w:val="20"/>
          <w:szCs w:val="20"/>
        </w:rPr>
        <w:t>Capture F</w:t>
      </w:r>
      <w:r>
        <w:rPr>
          <w:rStyle w:val="normaltextrun"/>
          <w:sz w:val="20"/>
          <w:szCs w:val="20"/>
        </w:rPr>
        <w:t xml:space="preserve">ilters before intercepting </w:t>
      </w:r>
      <w:r w:rsidR="002409B0">
        <w:rPr>
          <w:rStyle w:val="normaltextrun"/>
          <w:sz w:val="20"/>
          <w:szCs w:val="20"/>
        </w:rPr>
        <w:t>P</w:t>
      </w:r>
      <w:r>
        <w:rPr>
          <w:rStyle w:val="normaltextrun"/>
          <w:sz w:val="20"/>
          <w:szCs w:val="20"/>
        </w:rPr>
        <w:t>ackets.</w:t>
      </w:r>
      <w:r>
        <w:rPr>
          <w:rStyle w:val="eop"/>
          <w:sz w:val="20"/>
          <w:szCs w:val="20"/>
        </w:rPr>
        <w:t> </w:t>
      </w:r>
    </w:p>
    <w:p w14:paraId="138EB299" w14:textId="3677D888" w:rsidR="008B4C06" w:rsidRPr="00226B59" w:rsidRDefault="00A71ACC" w:rsidP="002409B0">
      <w:pPr>
        <w:pStyle w:val="paragraph0"/>
        <w:numPr>
          <w:ilvl w:val="0"/>
          <w:numId w:val="112"/>
        </w:numPr>
        <w:spacing w:before="0" w:beforeAutospacing="0" w:after="0" w:afterAutospacing="0"/>
        <w:jc w:val="both"/>
        <w:textAlignment w:val="baseline"/>
        <w:rPr>
          <w:rStyle w:val="normaltextrun"/>
          <w:sz w:val="20"/>
          <w:szCs w:val="20"/>
        </w:rPr>
      </w:pPr>
      <w:r>
        <w:rPr>
          <w:rStyle w:val="normaltextrun"/>
          <w:sz w:val="20"/>
          <w:szCs w:val="20"/>
        </w:rPr>
        <w:t xml:space="preserve">The </w:t>
      </w:r>
      <w:r w:rsidR="1969AEE3">
        <w:rPr>
          <w:rStyle w:val="normaltextrun"/>
          <w:sz w:val="20"/>
          <w:szCs w:val="20"/>
        </w:rPr>
        <w:t>system</w:t>
      </w:r>
      <w:r>
        <w:rPr>
          <w:rStyle w:val="normaltextrun"/>
          <w:sz w:val="20"/>
          <w:szCs w:val="20"/>
        </w:rPr>
        <w:t xml:space="preserve"> shall </w:t>
      </w:r>
      <w:r w:rsidR="002409B0">
        <w:rPr>
          <w:rStyle w:val="normaltextrun"/>
          <w:sz w:val="20"/>
          <w:szCs w:val="20"/>
        </w:rPr>
        <w:t xml:space="preserve">provide the functionality </w:t>
      </w:r>
      <w:r>
        <w:rPr>
          <w:rStyle w:val="normaltextrun"/>
          <w:sz w:val="20"/>
          <w:szCs w:val="20"/>
        </w:rPr>
        <w:t>to disable selected filters.</w:t>
      </w:r>
    </w:p>
    <w:p w14:paraId="646651B9" w14:textId="58B6B8FF" w:rsidR="00A71ACC" w:rsidRPr="00226B59" w:rsidRDefault="3A9376F5" w:rsidP="002409B0">
      <w:pPr>
        <w:pStyle w:val="paragraph0"/>
        <w:numPr>
          <w:ilvl w:val="0"/>
          <w:numId w:val="112"/>
        </w:numPr>
        <w:spacing w:before="0" w:beforeAutospacing="0" w:after="0" w:afterAutospacing="0"/>
        <w:jc w:val="both"/>
        <w:textAlignment w:val="baseline"/>
        <w:rPr>
          <w:rStyle w:val="normaltextrun"/>
          <w:sz w:val="20"/>
          <w:szCs w:val="20"/>
        </w:rPr>
      </w:pPr>
      <w:r w:rsidRPr="3A9376F5">
        <w:rPr>
          <w:rStyle w:val="normaltextrun"/>
          <w:sz w:val="20"/>
          <w:szCs w:val="20"/>
        </w:rPr>
        <w:t xml:space="preserve">The system shall represent the Capture filter Class </w:t>
      </w:r>
      <w:r w:rsidR="7E4C8114" w:rsidRPr="7E4C8114">
        <w:rPr>
          <w:rStyle w:val="normaltextrun"/>
          <w:sz w:val="20"/>
          <w:szCs w:val="20"/>
        </w:rPr>
        <w:t xml:space="preserve">with the attributes </w:t>
      </w:r>
      <w:r w:rsidR="660ED49C" w:rsidRPr="660ED49C">
        <w:rPr>
          <w:rStyle w:val="normaltextrun"/>
          <w:sz w:val="20"/>
          <w:szCs w:val="20"/>
        </w:rPr>
        <w:t>shown</w:t>
      </w:r>
      <w:r w:rsidR="7E4C8114" w:rsidRPr="7E4C8114">
        <w:rPr>
          <w:rStyle w:val="normaltextrun"/>
          <w:sz w:val="20"/>
          <w:szCs w:val="20"/>
        </w:rPr>
        <w:t xml:space="preserve"> in Table 11</w:t>
      </w:r>
      <w:r w:rsidR="7AE5FFC2" w:rsidRPr="7AE5FFC2">
        <w:rPr>
          <w:rStyle w:val="normaltextrun"/>
          <w:sz w:val="20"/>
          <w:szCs w:val="20"/>
        </w:rPr>
        <w:t>.</w:t>
      </w:r>
      <w:r w:rsidRPr="3A9376F5">
        <w:rPr>
          <w:rStyle w:val="normaltextrun"/>
          <w:sz w:val="20"/>
          <w:szCs w:val="20"/>
        </w:rPr>
        <w:t> </w:t>
      </w:r>
    </w:p>
    <w:p w14:paraId="445A249C" w14:textId="77777777" w:rsidR="008B4C06" w:rsidRDefault="008B4C06" w:rsidP="008B4C06">
      <w:pPr>
        <w:pStyle w:val="paragraph0"/>
        <w:spacing w:before="0" w:beforeAutospacing="0" w:after="0" w:afterAutospacing="0"/>
        <w:ind w:left="720"/>
        <w:jc w:val="both"/>
        <w:textAlignment w:val="baseline"/>
        <w:rPr>
          <w:rStyle w:val="normaltextrun"/>
          <w:sz w:val="20"/>
          <w:szCs w:val="20"/>
        </w:rPr>
      </w:pPr>
    </w:p>
    <w:p w14:paraId="513B5EEB" w14:textId="77777777" w:rsidR="008B4C06" w:rsidRDefault="008B4C06" w:rsidP="008B4C06">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t>Table 11: Capture Filter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2732"/>
        <w:gridCol w:w="2793"/>
      </w:tblGrid>
      <w:tr w:rsidR="008B4C06" w:rsidRPr="00B968EA" w14:paraId="53CE5A75" w14:textId="77777777" w:rsidTr="00B968EA">
        <w:tc>
          <w:tcPr>
            <w:tcW w:w="3072" w:type="dxa"/>
            <w:shd w:val="clear" w:color="auto" w:fill="auto"/>
          </w:tcPr>
          <w:p w14:paraId="6DB54CF0"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Field</w:t>
            </w:r>
          </w:p>
        </w:tc>
        <w:tc>
          <w:tcPr>
            <w:tcW w:w="3072" w:type="dxa"/>
            <w:shd w:val="clear" w:color="auto" w:fill="auto"/>
          </w:tcPr>
          <w:p w14:paraId="5F557EC8"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Data Type</w:t>
            </w:r>
          </w:p>
        </w:tc>
        <w:tc>
          <w:tcPr>
            <w:tcW w:w="3072" w:type="dxa"/>
            <w:shd w:val="clear" w:color="auto" w:fill="auto"/>
          </w:tcPr>
          <w:p w14:paraId="6DEDB890" w14:textId="77777777" w:rsidR="008B4C06" w:rsidRPr="00B968EA" w:rsidRDefault="008B4C06" w:rsidP="00B968EA">
            <w:pPr>
              <w:pStyle w:val="paragraph0"/>
              <w:spacing w:before="0" w:beforeAutospacing="0" w:after="0" w:afterAutospacing="0"/>
              <w:jc w:val="center"/>
              <w:textAlignment w:val="baseline"/>
              <w:rPr>
                <w:rStyle w:val="normaltextrun"/>
                <w:b/>
                <w:sz w:val="20"/>
                <w:szCs w:val="20"/>
              </w:rPr>
            </w:pPr>
            <w:r w:rsidRPr="00B968EA">
              <w:rPr>
                <w:rStyle w:val="normaltextrun"/>
                <w:b/>
                <w:sz w:val="20"/>
                <w:szCs w:val="20"/>
              </w:rPr>
              <w:t>Values and Constraints</w:t>
            </w:r>
          </w:p>
        </w:tc>
      </w:tr>
      <w:tr w:rsidR="008B4C06" w:rsidRPr="00B968EA" w14:paraId="1531E2F2" w14:textId="77777777" w:rsidTr="00B968EA">
        <w:tc>
          <w:tcPr>
            <w:tcW w:w="3072" w:type="dxa"/>
            <w:shd w:val="clear" w:color="auto" w:fill="auto"/>
          </w:tcPr>
          <w:p w14:paraId="2E7114F2"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Protocol</w:t>
            </w:r>
          </w:p>
        </w:tc>
        <w:tc>
          <w:tcPr>
            <w:tcW w:w="3072" w:type="dxa"/>
            <w:shd w:val="clear" w:color="auto" w:fill="auto"/>
          </w:tcPr>
          <w:p w14:paraId="433D449B"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string</w:t>
            </w:r>
          </w:p>
        </w:tc>
        <w:tc>
          <w:tcPr>
            <w:tcW w:w="3072" w:type="dxa"/>
            <w:shd w:val="clear" w:color="auto" w:fill="auto"/>
          </w:tcPr>
          <w:p w14:paraId="207DCD18"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The protocol of  a packet to filter</w:t>
            </w:r>
          </w:p>
        </w:tc>
      </w:tr>
      <w:tr w:rsidR="008B4C06" w:rsidRPr="00B968EA" w14:paraId="2AFB6803" w14:textId="77777777" w:rsidTr="00B968EA">
        <w:tc>
          <w:tcPr>
            <w:tcW w:w="3072" w:type="dxa"/>
            <w:shd w:val="clear" w:color="auto" w:fill="auto"/>
          </w:tcPr>
          <w:p w14:paraId="35DC0D7F" w14:textId="77777777" w:rsidR="008B4C06" w:rsidRPr="00B968EA" w:rsidRDefault="008B4C06" w:rsidP="00B968EA">
            <w:pPr>
              <w:pStyle w:val="paragraph0"/>
              <w:spacing w:before="0" w:beforeAutospacing="0" w:after="0" w:afterAutospacing="0"/>
              <w:textAlignment w:val="baseline"/>
              <w:rPr>
                <w:rStyle w:val="normaltextrun"/>
                <w:sz w:val="20"/>
                <w:szCs w:val="20"/>
              </w:rPr>
            </w:pPr>
            <w:proofErr w:type="spellStart"/>
            <w:r w:rsidRPr="00B968EA">
              <w:rPr>
                <w:rStyle w:val="normaltextrun"/>
                <w:sz w:val="20"/>
                <w:szCs w:val="20"/>
              </w:rPr>
              <w:t>Ips</w:t>
            </w:r>
            <w:proofErr w:type="spellEnd"/>
          </w:p>
        </w:tc>
        <w:tc>
          <w:tcPr>
            <w:tcW w:w="3072" w:type="dxa"/>
            <w:shd w:val="clear" w:color="auto" w:fill="auto"/>
          </w:tcPr>
          <w:p w14:paraId="55FE81B9"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Double</w:t>
            </w:r>
          </w:p>
        </w:tc>
        <w:tc>
          <w:tcPr>
            <w:tcW w:w="3072" w:type="dxa"/>
            <w:shd w:val="clear" w:color="auto" w:fill="auto"/>
          </w:tcPr>
          <w:p w14:paraId="1FC38614"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 xml:space="preserve">The </w:t>
            </w:r>
            <w:proofErr w:type="spellStart"/>
            <w:r w:rsidRPr="00B968EA">
              <w:rPr>
                <w:rStyle w:val="normaltextrun"/>
                <w:sz w:val="20"/>
                <w:szCs w:val="20"/>
              </w:rPr>
              <w:t>ip</w:t>
            </w:r>
            <w:proofErr w:type="spellEnd"/>
            <w:r w:rsidRPr="00B968EA">
              <w:rPr>
                <w:rStyle w:val="normaltextrun"/>
                <w:sz w:val="20"/>
                <w:szCs w:val="20"/>
              </w:rPr>
              <w:t xml:space="preserve"> address of a packet to filter</w:t>
            </w:r>
          </w:p>
        </w:tc>
      </w:tr>
      <w:tr w:rsidR="008B4C06" w:rsidRPr="00B968EA" w14:paraId="252C569C" w14:textId="77777777" w:rsidTr="00B968EA">
        <w:tc>
          <w:tcPr>
            <w:tcW w:w="3072" w:type="dxa"/>
            <w:shd w:val="clear" w:color="auto" w:fill="auto"/>
          </w:tcPr>
          <w:p w14:paraId="09D1FE28"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port</w:t>
            </w:r>
          </w:p>
        </w:tc>
        <w:tc>
          <w:tcPr>
            <w:tcW w:w="3072" w:type="dxa"/>
            <w:shd w:val="clear" w:color="auto" w:fill="auto"/>
          </w:tcPr>
          <w:p w14:paraId="580FE772"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Double</w:t>
            </w:r>
          </w:p>
        </w:tc>
        <w:tc>
          <w:tcPr>
            <w:tcW w:w="3072" w:type="dxa"/>
            <w:shd w:val="clear" w:color="auto" w:fill="auto"/>
          </w:tcPr>
          <w:p w14:paraId="752EF2FA" w14:textId="77777777" w:rsidR="008B4C06" w:rsidRPr="00B968EA" w:rsidRDefault="008B4C06" w:rsidP="00B968EA">
            <w:pPr>
              <w:pStyle w:val="paragraph0"/>
              <w:spacing w:before="0" w:beforeAutospacing="0" w:after="0" w:afterAutospacing="0"/>
              <w:textAlignment w:val="baseline"/>
              <w:rPr>
                <w:rStyle w:val="normaltextrun"/>
                <w:sz w:val="20"/>
                <w:szCs w:val="20"/>
              </w:rPr>
            </w:pPr>
            <w:r w:rsidRPr="00B968EA">
              <w:rPr>
                <w:rStyle w:val="normaltextrun"/>
                <w:sz w:val="20"/>
                <w:szCs w:val="20"/>
              </w:rPr>
              <w:t>The port of a packet to filter</w:t>
            </w:r>
          </w:p>
        </w:tc>
      </w:tr>
    </w:tbl>
    <w:p w14:paraId="310366D4" w14:textId="77777777" w:rsidR="008B4C06" w:rsidRPr="008B4C06" w:rsidRDefault="008B4C06" w:rsidP="008B4C06">
      <w:pPr>
        <w:pStyle w:val="paragraph0"/>
        <w:spacing w:before="0" w:beforeAutospacing="0" w:after="0" w:afterAutospacing="0"/>
        <w:ind w:left="720"/>
        <w:jc w:val="center"/>
        <w:textAlignment w:val="baseline"/>
        <w:rPr>
          <w:rStyle w:val="normaltextrun"/>
          <w:b/>
          <w:sz w:val="20"/>
          <w:szCs w:val="20"/>
        </w:rPr>
      </w:pPr>
    </w:p>
    <w:p w14:paraId="6A8CA9C8" w14:textId="77777777" w:rsidR="00A71ACC" w:rsidRDefault="00A71ACC" w:rsidP="00A71ACC">
      <w:pPr>
        <w:pStyle w:val="paragraph0"/>
        <w:spacing w:before="0" w:beforeAutospacing="0" w:after="0" w:afterAutospacing="0"/>
        <w:textAlignment w:val="baseline"/>
        <w:rPr>
          <w:rFonts w:ascii="Segoe UI" w:hAnsi="Segoe UI" w:cs="Segoe UI"/>
          <w:sz w:val="18"/>
          <w:szCs w:val="18"/>
        </w:rPr>
      </w:pPr>
      <w:r>
        <w:rPr>
          <w:rStyle w:val="normaltextrun"/>
          <w:sz w:val="20"/>
          <w:szCs w:val="20"/>
        </w:rPr>
        <w:t>PCAP Class</w:t>
      </w:r>
      <w:r w:rsidR="008B4C06">
        <w:rPr>
          <w:rStyle w:val="normaltextrun"/>
          <w:sz w:val="20"/>
          <w:szCs w:val="20"/>
        </w:rPr>
        <w:t>:</w:t>
      </w:r>
      <w:r>
        <w:rPr>
          <w:rStyle w:val="eop"/>
          <w:sz w:val="20"/>
          <w:szCs w:val="20"/>
        </w:rPr>
        <w:t> </w:t>
      </w:r>
    </w:p>
    <w:p w14:paraId="315A4489" w14:textId="6D2DA33D" w:rsidR="00A71ACC" w:rsidRPr="00226B59" w:rsidRDefault="00A71ACC" w:rsidP="00D43F84">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7813314F">
        <w:rPr>
          <w:rStyle w:val="normaltextrun"/>
          <w:sz w:val="20"/>
          <w:szCs w:val="20"/>
        </w:rPr>
        <w:t>system</w:t>
      </w:r>
      <w:r>
        <w:rPr>
          <w:rStyle w:val="normaltextrun"/>
          <w:sz w:val="20"/>
          <w:szCs w:val="20"/>
        </w:rPr>
        <w:t xml:space="preserve"> shall display the file names of the PCAP class instances.</w:t>
      </w:r>
      <w:r>
        <w:rPr>
          <w:rStyle w:val="eop"/>
          <w:sz w:val="20"/>
          <w:szCs w:val="20"/>
        </w:rPr>
        <w:t> </w:t>
      </w:r>
    </w:p>
    <w:p w14:paraId="6F03FE4E" w14:textId="0ADC4171" w:rsidR="00A71ACC" w:rsidRPr="00686F80" w:rsidRDefault="00A71ACC" w:rsidP="00D43F84">
      <w:pPr>
        <w:pStyle w:val="paragraph0"/>
        <w:numPr>
          <w:ilvl w:val="0"/>
          <w:numId w:val="112"/>
        </w:numPr>
        <w:spacing w:before="0" w:beforeAutospacing="0" w:after="0" w:afterAutospacing="0"/>
        <w:textAlignment w:val="baseline"/>
        <w:rPr>
          <w:rStyle w:val="eop"/>
          <w:rFonts w:ascii="Segoe UI" w:hAnsi="Segoe UI" w:cs="Segoe UI"/>
          <w:sz w:val="18"/>
          <w:szCs w:val="18"/>
        </w:rPr>
      </w:pPr>
      <w:r>
        <w:rPr>
          <w:rStyle w:val="normaltextrun"/>
          <w:sz w:val="20"/>
          <w:szCs w:val="20"/>
        </w:rPr>
        <w:t xml:space="preserve">The </w:t>
      </w:r>
      <w:r w:rsidR="1128FED3">
        <w:rPr>
          <w:rStyle w:val="normaltextrun"/>
          <w:sz w:val="20"/>
          <w:szCs w:val="20"/>
        </w:rPr>
        <w:t>system</w:t>
      </w:r>
      <w:r>
        <w:rPr>
          <w:rStyle w:val="normaltextrun"/>
          <w:sz w:val="20"/>
          <w:szCs w:val="20"/>
        </w:rPr>
        <w:t xml:space="preserve"> shall allow the analyst to save packets from the queue to a new or an already existing PCAP file.</w:t>
      </w:r>
      <w:r>
        <w:rPr>
          <w:rStyle w:val="eop"/>
          <w:sz w:val="20"/>
          <w:szCs w:val="20"/>
        </w:rPr>
        <w:t> </w:t>
      </w:r>
    </w:p>
    <w:p w14:paraId="30D497F2" w14:textId="36AAC960" w:rsidR="00686F80" w:rsidRPr="00A7311B" w:rsidRDefault="00686F80" w:rsidP="00D43F84">
      <w:pPr>
        <w:pStyle w:val="paragraph0"/>
        <w:numPr>
          <w:ilvl w:val="0"/>
          <w:numId w:val="112"/>
        </w:numPr>
        <w:spacing w:before="0" w:beforeAutospacing="0" w:after="0" w:afterAutospacing="0"/>
        <w:textAlignment w:val="baseline"/>
        <w:rPr>
          <w:rFonts w:ascii="Segoe UI" w:hAnsi="Segoe UI" w:cs="Segoe UI"/>
          <w:sz w:val="20"/>
          <w:szCs w:val="20"/>
        </w:rPr>
      </w:pPr>
      <w:r w:rsidRPr="00A7311B">
        <w:rPr>
          <w:rFonts w:ascii="Segoe UI" w:hAnsi="Segoe UI" w:cs="Segoe UI"/>
          <w:sz w:val="20"/>
          <w:szCs w:val="20"/>
        </w:rPr>
        <w:t xml:space="preserve">The system shall link the lifetime of a PCAP </w:t>
      </w:r>
      <w:r w:rsidR="00580A8C" w:rsidRPr="00A7311B">
        <w:rPr>
          <w:rFonts w:ascii="Segoe UI" w:hAnsi="Segoe UI" w:cs="Segoe UI"/>
          <w:sz w:val="20"/>
          <w:szCs w:val="20"/>
        </w:rPr>
        <w:t xml:space="preserve">file </w:t>
      </w:r>
      <w:r w:rsidR="00231A1D" w:rsidRPr="00A7311B">
        <w:rPr>
          <w:rFonts w:ascii="Segoe UI" w:hAnsi="Segoe UI" w:cs="Segoe UI"/>
          <w:sz w:val="20"/>
          <w:szCs w:val="20"/>
        </w:rPr>
        <w:t xml:space="preserve">to the packets </w:t>
      </w:r>
      <w:r w:rsidR="00A7311B" w:rsidRPr="00A7311B">
        <w:rPr>
          <w:rFonts w:ascii="Segoe UI" w:hAnsi="Segoe UI" w:cs="Segoe UI"/>
          <w:sz w:val="20"/>
          <w:szCs w:val="20"/>
        </w:rPr>
        <w:t>it encompasses.</w:t>
      </w:r>
    </w:p>
    <w:p w14:paraId="073FDB91" w14:textId="44515390" w:rsidR="00A71ACC" w:rsidRPr="00226B59" w:rsidRDefault="00A71ACC" w:rsidP="00D43F84">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1128FED3">
        <w:rPr>
          <w:rStyle w:val="normaltextrun"/>
          <w:sz w:val="20"/>
          <w:szCs w:val="20"/>
        </w:rPr>
        <w:t>system</w:t>
      </w:r>
      <w:r>
        <w:rPr>
          <w:rStyle w:val="normaltextrun"/>
          <w:sz w:val="20"/>
          <w:szCs w:val="20"/>
        </w:rPr>
        <w:t xml:space="preserve"> shall </w:t>
      </w:r>
      <w:r w:rsidR="00A7311B">
        <w:rPr>
          <w:rStyle w:val="normaltextrun"/>
          <w:sz w:val="20"/>
          <w:szCs w:val="20"/>
        </w:rPr>
        <w:t xml:space="preserve">provide the functionality to </w:t>
      </w:r>
      <w:r>
        <w:rPr>
          <w:rStyle w:val="normaltextrun"/>
          <w:sz w:val="20"/>
          <w:szCs w:val="20"/>
        </w:rPr>
        <w:t>delete PCAP files</w:t>
      </w:r>
      <w:r w:rsidR="00755745">
        <w:rPr>
          <w:rStyle w:val="normaltextrun"/>
          <w:sz w:val="20"/>
          <w:szCs w:val="20"/>
        </w:rPr>
        <w:t>.</w:t>
      </w:r>
    </w:p>
    <w:p w14:paraId="37D70C70" w14:textId="0CAE2D9B" w:rsidR="008B4C06" w:rsidRPr="00F9326E" w:rsidRDefault="00A71ACC" w:rsidP="00D43F84">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sz w:val="20"/>
          <w:szCs w:val="20"/>
        </w:rPr>
        <w:t xml:space="preserve">The </w:t>
      </w:r>
      <w:r w:rsidR="3DD1496D">
        <w:rPr>
          <w:rStyle w:val="normaltextrun"/>
          <w:sz w:val="20"/>
          <w:szCs w:val="20"/>
        </w:rPr>
        <w:t>system</w:t>
      </w:r>
      <w:r>
        <w:rPr>
          <w:rStyle w:val="normaltextrun"/>
          <w:sz w:val="20"/>
          <w:szCs w:val="20"/>
        </w:rPr>
        <w:t xml:space="preserve"> shall </w:t>
      </w:r>
      <w:r w:rsidR="00755745">
        <w:rPr>
          <w:rStyle w:val="normaltextrun"/>
          <w:sz w:val="20"/>
          <w:szCs w:val="20"/>
        </w:rPr>
        <w:t xml:space="preserve">provide the </w:t>
      </w:r>
      <w:r w:rsidR="00BB21CF">
        <w:rPr>
          <w:rStyle w:val="normaltextrun"/>
          <w:sz w:val="20"/>
          <w:szCs w:val="20"/>
        </w:rPr>
        <w:t xml:space="preserve">functionality to </w:t>
      </w:r>
      <w:r>
        <w:rPr>
          <w:rStyle w:val="normaltextrun"/>
          <w:sz w:val="20"/>
          <w:szCs w:val="20"/>
        </w:rPr>
        <w:t>load PCAP files to the Packet class.</w:t>
      </w:r>
    </w:p>
    <w:p w14:paraId="477B324B" w14:textId="244C8A21" w:rsidR="00F9326E" w:rsidRPr="00226B59" w:rsidRDefault="00F9326E" w:rsidP="00D43F84">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 xml:space="preserve">The system shall compose </w:t>
      </w:r>
      <w:r w:rsidR="00F9665F">
        <w:rPr>
          <w:rStyle w:val="normaltextrun"/>
          <w:rFonts w:ascii="Segoe UI" w:hAnsi="Segoe UI" w:cs="Segoe UI"/>
          <w:sz w:val="18"/>
          <w:szCs w:val="18"/>
        </w:rPr>
        <w:t>PCAP files of at least one or many packets.</w:t>
      </w:r>
    </w:p>
    <w:p w14:paraId="5004F875" w14:textId="5A83860D" w:rsidR="00A71ACC" w:rsidRPr="00F9326E" w:rsidRDefault="0E04EB35" w:rsidP="00F9326E">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sidRPr="0E04EB35">
        <w:rPr>
          <w:rStyle w:val="normaltextrun"/>
          <w:sz w:val="20"/>
          <w:szCs w:val="20"/>
        </w:rPr>
        <w:t xml:space="preserve">The system shall </w:t>
      </w:r>
      <w:r w:rsidR="0CF7D8A7" w:rsidRPr="0CF7D8A7">
        <w:rPr>
          <w:rStyle w:val="normaltextrun"/>
          <w:sz w:val="20"/>
          <w:szCs w:val="20"/>
        </w:rPr>
        <w:t>represent</w:t>
      </w:r>
      <w:r w:rsidRPr="0E04EB35">
        <w:rPr>
          <w:rStyle w:val="normaltextrun"/>
          <w:sz w:val="20"/>
          <w:szCs w:val="20"/>
        </w:rPr>
        <w:t xml:space="preserve"> the PCAP </w:t>
      </w:r>
      <w:r w:rsidR="0CF7D8A7" w:rsidRPr="0CF7D8A7">
        <w:rPr>
          <w:rStyle w:val="normaltextrun"/>
          <w:sz w:val="20"/>
          <w:szCs w:val="20"/>
        </w:rPr>
        <w:t xml:space="preserve">Class with the attributes </w:t>
      </w:r>
      <w:r w:rsidR="660ED49C" w:rsidRPr="660ED49C">
        <w:rPr>
          <w:rStyle w:val="normaltextrun"/>
          <w:sz w:val="20"/>
          <w:szCs w:val="20"/>
        </w:rPr>
        <w:t>shown in Table 12</w:t>
      </w:r>
      <w:r w:rsidR="5AB1D63B" w:rsidRPr="5AB1D63B">
        <w:rPr>
          <w:rStyle w:val="normaltextrun"/>
          <w:sz w:val="20"/>
          <w:szCs w:val="20"/>
        </w:rPr>
        <w:t>.</w:t>
      </w:r>
      <w:r w:rsidRPr="00F9326E">
        <w:rPr>
          <w:rStyle w:val="normaltextrun"/>
          <w:sz w:val="20"/>
          <w:szCs w:val="20"/>
        </w:rPr>
        <w:t> </w:t>
      </w:r>
    </w:p>
    <w:p w14:paraId="69BC7D30" w14:textId="77777777" w:rsidR="00A71ACC" w:rsidRDefault="00A71ACC" w:rsidP="008B4C06">
      <w:pPr>
        <w:pStyle w:val="paragraph0"/>
        <w:spacing w:before="0" w:beforeAutospacing="0" w:after="0" w:afterAutospacing="0"/>
        <w:ind w:left="720"/>
        <w:textAlignment w:val="baseline"/>
        <w:rPr>
          <w:rStyle w:val="eop"/>
          <w:sz w:val="20"/>
          <w:szCs w:val="20"/>
        </w:rPr>
      </w:pPr>
    </w:p>
    <w:p w14:paraId="7F1B8EB9" w14:textId="77777777" w:rsidR="008B4C06" w:rsidRDefault="008B4C06" w:rsidP="008B4C06">
      <w:pPr>
        <w:pStyle w:val="paragraph0"/>
        <w:spacing w:before="0" w:beforeAutospacing="0" w:after="0" w:afterAutospacing="0"/>
        <w:ind w:firstLine="720"/>
        <w:jc w:val="center"/>
        <w:textAlignment w:val="baseline"/>
        <w:rPr>
          <w:rStyle w:val="eop"/>
          <w:b/>
          <w:sz w:val="20"/>
          <w:szCs w:val="20"/>
        </w:rPr>
      </w:pPr>
      <w:r>
        <w:rPr>
          <w:rStyle w:val="eop"/>
          <w:b/>
          <w:sz w:val="20"/>
          <w:szCs w:val="20"/>
        </w:rPr>
        <w:t>Table 12: PCAP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0"/>
        <w:gridCol w:w="2991"/>
        <w:gridCol w:w="3009"/>
      </w:tblGrid>
      <w:tr w:rsidR="008B4C06" w:rsidRPr="00B968EA" w14:paraId="57F630CF" w14:textId="77777777" w:rsidTr="00B968EA">
        <w:tc>
          <w:tcPr>
            <w:tcW w:w="3072" w:type="dxa"/>
            <w:shd w:val="clear" w:color="auto" w:fill="auto"/>
          </w:tcPr>
          <w:p w14:paraId="5F3F4BD0"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1A4C471A"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7B50706E"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Values and Constraints</w:t>
            </w:r>
          </w:p>
        </w:tc>
      </w:tr>
      <w:tr w:rsidR="008B4C06" w:rsidRPr="00B968EA" w14:paraId="2493BC12" w14:textId="77777777" w:rsidTr="00B968EA">
        <w:tc>
          <w:tcPr>
            <w:tcW w:w="3072" w:type="dxa"/>
            <w:shd w:val="clear" w:color="auto" w:fill="auto"/>
          </w:tcPr>
          <w:p w14:paraId="1ABB50FD"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name</w:t>
            </w:r>
          </w:p>
        </w:tc>
        <w:tc>
          <w:tcPr>
            <w:tcW w:w="3072" w:type="dxa"/>
            <w:shd w:val="clear" w:color="auto" w:fill="auto"/>
          </w:tcPr>
          <w:p w14:paraId="1F1EC0F2"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string</w:t>
            </w:r>
          </w:p>
        </w:tc>
        <w:tc>
          <w:tcPr>
            <w:tcW w:w="3072" w:type="dxa"/>
            <w:shd w:val="clear" w:color="auto" w:fill="auto"/>
          </w:tcPr>
          <w:p w14:paraId="79DCBEE1"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name of the PCAP file</w:t>
            </w:r>
          </w:p>
        </w:tc>
      </w:tr>
    </w:tbl>
    <w:p w14:paraId="52A2BB9B" w14:textId="77777777" w:rsidR="008B4C06" w:rsidRPr="008B4C06" w:rsidRDefault="008B4C06" w:rsidP="008B4C06">
      <w:pPr>
        <w:pStyle w:val="paragraph0"/>
        <w:spacing w:before="0" w:beforeAutospacing="0" w:after="0" w:afterAutospacing="0"/>
        <w:ind w:firstLine="720"/>
        <w:jc w:val="center"/>
        <w:textAlignment w:val="baseline"/>
        <w:rPr>
          <w:rFonts w:ascii="Segoe UI" w:hAnsi="Segoe UI" w:cs="Segoe UI"/>
          <w:b/>
          <w:sz w:val="18"/>
          <w:szCs w:val="18"/>
        </w:rPr>
      </w:pPr>
    </w:p>
    <w:p w14:paraId="48040492" w14:textId="77777777" w:rsidR="00A71ACC" w:rsidRDefault="00A71ACC" w:rsidP="00A71ACC">
      <w:pPr>
        <w:pStyle w:val="paragraph0"/>
        <w:spacing w:before="0" w:beforeAutospacing="0" w:after="0" w:afterAutospacing="0"/>
        <w:textAlignment w:val="baseline"/>
        <w:rPr>
          <w:rFonts w:ascii="Segoe UI" w:hAnsi="Segoe UI" w:cs="Segoe UI"/>
          <w:sz w:val="18"/>
          <w:szCs w:val="18"/>
        </w:rPr>
      </w:pPr>
      <w:r>
        <w:rPr>
          <w:rStyle w:val="normaltextrun"/>
          <w:sz w:val="20"/>
          <w:szCs w:val="20"/>
        </w:rPr>
        <w:t>Queue Class</w:t>
      </w:r>
      <w:r w:rsidR="008B4C06">
        <w:rPr>
          <w:rStyle w:val="normaltextrun"/>
          <w:sz w:val="20"/>
          <w:szCs w:val="20"/>
        </w:rPr>
        <w:t>:</w:t>
      </w:r>
      <w:r>
        <w:rPr>
          <w:rStyle w:val="eop"/>
          <w:sz w:val="20"/>
          <w:szCs w:val="20"/>
        </w:rPr>
        <w:t> </w:t>
      </w:r>
    </w:p>
    <w:p w14:paraId="5D303805" w14:textId="1B9A93D8"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5D886FF">
        <w:rPr>
          <w:rStyle w:val="normaltextrun"/>
          <w:sz w:val="20"/>
          <w:szCs w:val="20"/>
        </w:rPr>
        <w:t>system</w:t>
      </w:r>
      <w:r>
        <w:rPr>
          <w:rStyle w:val="normaltextrun"/>
          <w:sz w:val="20"/>
          <w:szCs w:val="20"/>
        </w:rPr>
        <w:t xml:space="preserve"> shall </w:t>
      </w:r>
      <w:r w:rsidR="00844699">
        <w:rPr>
          <w:rStyle w:val="normaltextrun"/>
          <w:sz w:val="20"/>
          <w:szCs w:val="20"/>
        </w:rPr>
        <w:t xml:space="preserve">provide the functionality to </w:t>
      </w:r>
      <w:r>
        <w:rPr>
          <w:rStyle w:val="normaltextrun"/>
          <w:sz w:val="20"/>
          <w:szCs w:val="20"/>
        </w:rPr>
        <w:t>display the number of packets in the Queue.</w:t>
      </w:r>
      <w:r>
        <w:rPr>
          <w:rStyle w:val="eop"/>
          <w:sz w:val="20"/>
          <w:szCs w:val="20"/>
        </w:rPr>
        <w:t> </w:t>
      </w:r>
    </w:p>
    <w:p w14:paraId="1DE1EFA3" w14:textId="561E996B"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C8948CD">
        <w:rPr>
          <w:rStyle w:val="normaltextrun"/>
          <w:sz w:val="20"/>
          <w:szCs w:val="20"/>
        </w:rPr>
        <w:t>system</w:t>
      </w:r>
      <w:r>
        <w:rPr>
          <w:rStyle w:val="normaltextrun"/>
          <w:sz w:val="20"/>
          <w:szCs w:val="20"/>
        </w:rPr>
        <w:t xml:space="preserve"> shall </w:t>
      </w:r>
      <w:r w:rsidR="001D3A17">
        <w:rPr>
          <w:rStyle w:val="normaltextrun"/>
          <w:sz w:val="20"/>
          <w:szCs w:val="20"/>
        </w:rPr>
        <w:t xml:space="preserve">place intercepted packets into the Queue. </w:t>
      </w:r>
      <w:r>
        <w:rPr>
          <w:rStyle w:val="eop"/>
          <w:sz w:val="20"/>
          <w:szCs w:val="20"/>
        </w:rPr>
        <w:t> </w:t>
      </w:r>
    </w:p>
    <w:p w14:paraId="7FB2EF31" w14:textId="6A7BD8B2" w:rsidR="00A71ACC" w:rsidRPr="00226B59" w:rsidRDefault="00A71ACC" w:rsidP="00034EFF">
      <w:pPr>
        <w:pStyle w:val="paragraph0"/>
        <w:numPr>
          <w:ilvl w:val="0"/>
          <w:numId w:val="112"/>
        </w:numPr>
        <w:spacing w:before="0" w:beforeAutospacing="0" w:after="0" w:afterAutospacing="0"/>
        <w:textAlignment w:val="baseline"/>
        <w:rPr>
          <w:rFonts w:ascii="Segoe UI" w:hAnsi="Segoe UI" w:cs="Segoe UI"/>
          <w:sz w:val="18"/>
          <w:szCs w:val="18"/>
        </w:rPr>
      </w:pPr>
      <w:r>
        <w:rPr>
          <w:rStyle w:val="normaltextrun"/>
          <w:sz w:val="20"/>
          <w:szCs w:val="20"/>
        </w:rPr>
        <w:t xml:space="preserve">The </w:t>
      </w:r>
      <w:r w:rsidR="0C8948CD">
        <w:rPr>
          <w:rStyle w:val="normaltextrun"/>
          <w:sz w:val="20"/>
          <w:szCs w:val="20"/>
        </w:rPr>
        <w:t>system</w:t>
      </w:r>
      <w:r>
        <w:rPr>
          <w:rStyle w:val="normaltextrun"/>
          <w:sz w:val="20"/>
          <w:szCs w:val="20"/>
        </w:rPr>
        <w:t xml:space="preserve"> shall </w:t>
      </w:r>
      <w:r w:rsidR="00476D1E">
        <w:rPr>
          <w:rStyle w:val="normaltextrun"/>
          <w:sz w:val="20"/>
          <w:szCs w:val="20"/>
        </w:rPr>
        <w:t xml:space="preserve">provide the functionality to </w:t>
      </w:r>
      <w:r>
        <w:rPr>
          <w:rStyle w:val="normaltextrun"/>
          <w:sz w:val="20"/>
          <w:szCs w:val="20"/>
        </w:rPr>
        <w:t>pop packets from the Queue</w:t>
      </w:r>
      <w:r w:rsidR="00476D1E">
        <w:rPr>
          <w:rStyle w:val="normaltextrun"/>
          <w:sz w:val="20"/>
          <w:szCs w:val="20"/>
        </w:rPr>
        <w:t>.</w:t>
      </w:r>
    </w:p>
    <w:p w14:paraId="24CDBE8F" w14:textId="03AC6098" w:rsidR="002B0C69" w:rsidRPr="00494263" w:rsidRDefault="00A71ACC" w:rsidP="004E24FC">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Pr>
          <w:rStyle w:val="normaltextrun"/>
          <w:sz w:val="20"/>
          <w:szCs w:val="20"/>
        </w:rPr>
        <w:t xml:space="preserve">The </w:t>
      </w:r>
      <w:r w:rsidR="015932BE">
        <w:rPr>
          <w:rStyle w:val="normaltextrun"/>
          <w:sz w:val="20"/>
          <w:szCs w:val="20"/>
        </w:rPr>
        <w:t>system</w:t>
      </w:r>
      <w:r>
        <w:rPr>
          <w:rStyle w:val="normaltextrun"/>
          <w:sz w:val="20"/>
          <w:szCs w:val="20"/>
        </w:rPr>
        <w:t xml:space="preserve"> shall </w:t>
      </w:r>
      <w:r w:rsidR="00476D1E">
        <w:rPr>
          <w:rStyle w:val="normaltextrun"/>
          <w:sz w:val="20"/>
          <w:szCs w:val="20"/>
        </w:rPr>
        <w:t xml:space="preserve">provide the functionality </w:t>
      </w:r>
      <w:r w:rsidR="003B6EDB">
        <w:rPr>
          <w:rStyle w:val="normaltextrun"/>
          <w:sz w:val="20"/>
          <w:szCs w:val="20"/>
        </w:rPr>
        <w:t>to</w:t>
      </w:r>
      <w:r w:rsidR="00476D1E">
        <w:rPr>
          <w:rStyle w:val="normaltextrun"/>
          <w:sz w:val="20"/>
          <w:szCs w:val="20"/>
        </w:rPr>
        <w:t xml:space="preserve"> </w:t>
      </w:r>
      <w:r w:rsidR="003B6EDB">
        <w:rPr>
          <w:rStyle w:val="normaltextrun"/>
          <w:sz w:val="20"/>
          <w:szCs w:val="20"/>
        </w:rPr>
        <w:t>push</w:t>
      </w:r>
      <w:r>
        <w:rPr>
          <w:rStyle w:val="normaltextrun"/>
          <w:sz w:val="20"/>
          <w:szCs w:val="20"/>
        </w:rPr>
        <w:t xml:space="preserve"> packets </w:t>
      </w:r>
      <w:r w:rsidR="003B6EDB">
        <w:rPr>
          <w:rStyle w:val="normaltextrun"/>
          <w:sz w:val="20"/>
          <w:szCs w:val="20"/>
        </w:rPr>
        <w:t>into</w:t>
      </w:r>
      <w:r>
        <w:rPr>
          <w:rStyle w:val="normaltextrun"/>
          <w:sz w:val="20"/>
          <w:szCs w:val="20"/>
        </w:rPr>
        <w:t xml:space="preserve"> the</w:t>
      </w:r>
      <w:r w:rsidR="003B6EDB">
        <w:rPr>
          <w:rStyle w:val="normaltextrun"/>
          <w:sz w:val="20"/>
          <w:szCs w:val="20"/>
        </w:rPr>
        <w:t xml:space="preserve"> Queue.</w:t>
      </w:r>
    </w:p>
    <w:p w14:paraId="78A86A2D" w14:textId="6A75E490" w:rsidR="00494263" w:rsidRPr="00F572E7" w:rsidRDefault="00494263" w:rsidP="004E24FC">
      <w:pPr>
        <w:pStyle w:val="paragraph0"/>
        <w:numPr>
          <w:ilvl w:val="0"/>
          <w:numId w:val="112"/>
        </w:numPr>
        <w:spacing w:before="0" w:beforeAutospacing="0" w:after="0" w:afterAutospacing="0"/>
        <w:textAlignment w:val="baseline"/>
        <w:rPr>
          <w:rStyle w:val="normaltextrun"/>
          <w:rFonts w:ascii="Segoe UI" w:hAnsi="Segoe UI" w:cs="Segoe UI"/>
          <w:sz w:val="20"/>
          <w:szCs w:val="20"/>
        </w:rPr>
      </w:pPr>
      <w:r w:rsidRPr="00F572E7">
        <w:rPr>
          <w:rStyle w:val="normaltextrun"/>
          <w:rFonts w:ascii="Segoe UI" w:hAnsi="Segoe UI" w:cs="Segoe UI"/>
          <w:sz w:val="20"/>
          <w:szCs w:val="20"/>
        </w:rPr>
        <w:t xml:space="preserve">The system shall provide the functionality to peek packets </w:t>
      </w:r>
      <w:r w:rsidR="6C536053" w:rsidRPr="6C536053">
        <w:rPr>
          <w:rStyle w:val="normaltextrun"/>
          <w:rFonts w:ascii="Segoe UI" w:hAnsi="Segoe UI" w:cs="Segoe UI"/>
          <w:sz w:val="20"/>
          <w:szCs w:val="20"/>
        </w:rPr>
        <w:t>in</w:t>
      </w:r>
      <w:r w:rsidRPr="00F572E7">
        <w:rPr>
          <w:rStyle w:val="normaltextrun"/>
          <w:rFonts w:ascii="Segoe UI" w:hAnsi="Segoe UI" w:cs="Segoe UI"/>
          <w:sz w:val="20"/>
          <w:szCs w:val="20"/>
        </w:rPr>
        <w:t xml:space="preserve"> the Queue.</w:t>
      </w:r>
    </w:p>
    <w:p w14:paraId="752C03EF" w14:textId="38BF8372" w:rsidR="00494263" w:rsidRPr="00F572E7" w:rsidRDefault="00494263" w:rsidP="004E24FC">
      <w:pPr>
        <w:pStyle w:val="paragraph0"/>
        <w:numPr>
          <w:ilvl w:val="0"/>
          <w:numId w:val="112"/>
        </w:numPr>
        <w:spacing w:before="0" w:beforeAutospacing="0" w:after="0" w:afterAutospacing="0"/>
        <w:textAlignment w:val="baseline"/>
        <w:rPr>
          <w:rStyle w:val="normaltextrun"/>
          <w:rFonts w:ascii="Segoe UI" w:hAnsi="Segoe UI" w:cs="Segoe UI"/>
          <w:sz w:val="20"/>
          <w:szCs w:val="20"/>
        </w:rPr>
      </w:pPr>
      <w:r w:rsidRPr="00F572E7">
        <w:rPr>
          <w:rStyle w:val="normaltextrun"/>
          <w:rFonts w:ascii="Segoe UI" w:hAnsi="Segoe UI" w:cs="Segoe UI"/>
          <w:sz w:val="20"/>
          <w:szCs w:val="20"/>
        </w:rPr>
        <w:t xml:space="preserve">The system shall </w:t>
      </w:r>
      <w:r w:rsidR="000F4E39" w:rsidRPr="00F572E7">
        <w:rPr>
          <w:rStyle w:val="normaltextrun"/>
          <w:rFonts w:ascii="Segoe UI" w:hAnsi="Segoe UI" w:cs="Segoe UI"/>
          <w:sz w:val="20"/>
          <w:szCs w:val="20"/>
        </w:rPr>
        <w:t>provide the functionality to select any packet within the Queue.</w:t>
      </w:r>
    </w:p>
    <w:p w14:paraId="041439A3" w14:textId="3FB23C10" w:rsidR="008B4C06" w:rsidRPr="00226B59" w:rsidRDefault="38CE407A" w:rsidP="00034EFF">
      <w:pPr>
        <w:pStyle w:val="paragraph0"/>
        <w:numPr>
          <w:ilvl w:val="0"/>
          <w:numId w:val="112"/>
        </w:numPr>
        <w:spacing w:before="0" w:beforeAutospacing="0" w:after="0" w:afterAutospacing="0"/>
        <w:textAlignment w:val="baseline"/>
        <w:rPr>
          <w:rStyle w:val="normaltextrun"/>
          <w:rFonts w:ascii="Segoe UI" w:hAnsi="Segoe UI" w:cs="Segoe UI"/>
          <w:sz w:val="18"/>
          <w:szCs w:val="18"/>
        </w:rPr>
      </w:pPr>
      <w:r w:rsidRPr="38CE407A">
        <w:rPr>
          <w:rStyle w:val="normaltextrun"/>
          <w:sz w:val="20"/>
          <w:szCs w:val="20"/>
        </w:rPr>
        <w:t>The system shall represent the Queue Class with the attributes shown in Table</w:t>
      </w:r>
      <w:r w:rsidR="001DA125" w:rsidRPr="001DA125">
        <w:rPr>
          <w:rStyle w:val="normaltextrun"/>
          <w:sz w:val="20"/>
          <w:szCs w:val="20"/>
        </w:rPr>
        <w:t xml:space="preserve"> 13</w:t>
      </w:r>
      <w:r w:rsidRPr="38CE407A">
        <w:rPr>
          <w:rStyle w:val="normaltextrun"/>
          <w:sz w:val="20"/>
          <w:szCs w:val="20"/>
        </w:rPr>
        <w:t>.</w:t>
      </w:r>
    </w:p>
    <w:p w14:paraId="16F3D2D9" w14:textId="77777777" w:rsidR="008B4C06" w:rsidRDefault="008B4C06" w:rsidP="008B4C06">
      <w:pPr>
        <w:pStyle w:val="paragraph0"/>
        <w:spacing w:before="0" w:beforeAutospacing="0" w:after="0" w:afterAutospacing="0"/>
        <w:ind w:left="720"/>
        <w:textAlignment w:val="baseline"/>
        <w:rPr>
          <w:rStyle w:val="normaltextrun"/>
          <w:sz w:val="20"/>
          <w:szCs w:val="20"/>
        </w:rPr>
      </w:pPr>
    </w:p>
    <w:p w14:paraId="22EC7DE4" w14:textId="77777777" w:rsidR="008B4C06" w:rsidRDefault="008B4C06" w:rsidP="008B4C06">
      <w:pPr>
        <w:pStyle w:val="paragraph0"/>
        <w:spacing w:before="0" w:beforeAutospacing="0" w:after="0" w:afterAutospacing="0"/>
        <w:ind w:left="720"/>
        <w:jc w:val="center"/>
        <w:textAlignment w:val="baseline"/>
        <w:rPr>
          <w:rStyle w:val="normaltextrun"/>
          <w:b/>
          <w:sz w:val="20"/>
          <w:szCs w:val="20"/>
        </w:rPr>
      </w:pPr>
      <w:r>
        <w:rPr>
          <w:rStyle w:val="normaltextrun"/>
          <w:b/>
          <w:sz w:val="20"/>
          <w:szCs w:val="20"/>
        </w:rPr>
        <w:t>Table 13: Queue Class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9"/>
        <w:gridCol w:w="2718"/>
        <w:gridCol w:w="2773"/>
      </w:tblGrid>
      <w:tr w:rsidR="008B4C06" w:rsidRPr="00B968EA" w14:paraId="1E26D76D" w14:textId="77777777" w:rsidTr="00B968EA">
        <w:tc>
          <w:tcPr>
            <w:tcW w:w="3072" w:type="dxa"/>
            <w:shd w:val="clear" w:color="auto" w:fill="auto"/>
          </w:tcPr>
          <w:p w14:paraId="65A64A00"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Field</w:t>
            </w:r>
          </w:p>
        </w:tc>
        <w:tc>
          <w:tcPr>
            <w:tcW w:w="3072" w:type="dxa"/>
            <w:shd w:val="clear" w:color="auto" w:fill="auto"/>
          </w:tcPr>
          <w:p w14:paraId="3771C85A"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Data Type</w:t>
            </w:r>
          </w:p>
        </w:tc>
        <w:tc>
          <w:tcPr>
            <w:tcW w:w="3072" w:type="dxa"/>
            <w:shd w:val="clear" w:color="auto" w:fill="auto"/>
          </w:tcPr>
          <w:p w14:paraId="2320032F" w14:textId="77777777" w:rsidR="008B4C06" w:rsidRPr="00B968EA" w:rsidRDefault="008B4C06" w:rsidP="00B968EA">
            <w:pPr>
              <w:pStyle w:val="paragraph0"/>
              <w:spacing w:before="0" w:beforeAutospacing="0" w:after="0" w:afterAutospacing="0"/>
              <w:jc w:val="center"/>
              <w:textAlignment w:val="baseline"/>
              <w:rPr>
                <w:b/>
                <w:sz w:val="20"/>
                <w:szCs w:val="20"/>
              </w:rPr>
            </w:pPr>
            <w:r w:rsidRPr="00B968EA">
              <w:rPr>
                <w:b/>
                <w:sz w:val="20"/>
                <w:szCs w:val="20"/>
              </w:rPr>
              <w:t xml:space="preserve">Values and </w:t>
            </w:r>
            <w:proofErr w:type="spellStart"/>
            <w:r w:rsidRPr="00B968EA">
              <w:rPr>
                <w:b/>
                <w:sz w:val="20"/>
                <w:szCs w:val="20"/>
              </w:rPr>
              <w:t>Contraints</w:t>
            </w:r>
            <w:proofErr w:type="spellEnd"/>
          </w:p>
        </w:tc>
      </w:tr>
      <w:tr w:rsidR="008B4C06" w:rsidRPr="00B968EA" w14:paraId="33C96A09" w14:textId="77777777" w:rsidTr="00B968EA">
        <w:tc>
          <w:tcPr>
            <w:tcW w:w="3072" w:type="dxa"/>
            <w:shd w:val="clear" w:color="auto" w:fill="auto"/>
          </w:tcPr>
          <w:p w14:paraId="532330A9"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Size</w:t>
            </w:r>
          </w:p>
        </w:tc>
        <w:tc>
          <w:tcPr>
            <w:tcW w:w="3072" w:type="dxa"/>
            <w:shd w:val="clear" w:color="auto" w:fill="auto"/>
          </w:tcPr>
          <w:p w14:paraId="080EA8DA"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Integer</w:t>
            </w:r>
          </w:p>
        </w:tc>
        <w:tc>
          <w:tcPr>
            <w:tcW w:w="3072" w:type="dxa"/>
            <w:shd w:val="clear" w:color="auto" w:fill="auto"/>
          </w:tcPr>
          <w:p w14:paraId="3570646D"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size of the queue, constraint depends on the size the user specifies for the queue</w:t>
            </w:r>
          </w:p>
        </w:tc>
      </w:tr>
      <w:tr w:rsidR="008B4C06" w:rsidRPr="00B968EA" w14:paraId="5ABD7B1F" w14:textId="77777777" w:rsidTr="00B968EA">
        <w:tc>
          <w:tcPr>
            <w:tcW w:w="3072" w:type="dxa"/>
            <w:shd w:val="clear" w:color="auto" w:fill="auto"/>
          </w:tcPr>
          <w:p w14:paraId="50F5BD33" w14:textId="77777777" w:rsidR="008B4C06" w:rsidRPr="00B968EA" w:rsidRDefault="008B4C06" w:rsidP="00B968EA">
            <w:pPr>
              <w:pStyle w:val="paragraph0"/>
              <w:spacing w:before="0" w:beforeAutospacing="0" w:after="0" w:afterAutospacing="0"/>
              <w:textAlignment w:val="baseline"/>
              <w:rPr>
                <w:sz w:val="20"/>
                <w:szCs w:val="20"/>
              </w:rPr>
            </w:pPr>
            <w:proofErr w:type="spellStart"/>
            <w:r w:rsidRPr="00B968EA">
              <w:rPr>
                <w:sz w:val="20"/>
                <w:szCs w:val="20"/>
              </w:rPr>
              <w:t>numPackets</w:t>
            </w:r>
            <w:proofErr w:type="spellEnd"/>
          </w:p>
        </w:tc>
        <w:tc>
          <w:tcPr>
            <w:tcW w:w="3072" w:type="dxa"/>
            <w:shd w:val="clear" w:color="auto" w:fill="auto"/>
          </w:tcPr>
          <w:p w14:paraId="7E6836DF"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Integer</w:t>
            </w:r>
          </w:p>
        </w:tc>
        <w:tc>
          <w:tcPr>
            <w:tcW w:w="3072" w:type="dxa"/>
            <w:shd w:val="clear" w:color="auto" w:fill="auto"/>
          </w:tcPr>
          <w:p w14:paraId="7F0E180C" w14:textId="77777777" w:rsidR="008B4C06" w:rsidRPr="00B968EA" w:rsidRDefault="008B4C06" w:rsidP="00B968EA">
            <w:pPr>
              <w:pStyle w:val="paragraph0"/>
              <w:spacing w:before="0" w:beforeAutospacing="0" w:after="0" w:afterAutospacing="0"/>
              <w:textAlignment w:val="baseline"/>
              <w:rPr>
                <w:sz w:val="20"/>
                <w:szCs w:val="20"/>
              </w:rPr>
            </w:pPr>
            <w:r w:rsidRPr="00B968EA">
              <w:rPr>
                <w:sz w:val="20"/>
                <w:szCs w:val="20"/>
              </w:rPr>
              <w:t>The number of packets in the queue.</w:t>
            </w:r>
          </w:p>
        </w:tc>
      </w:tr>
    </w:tbl>
    <w:p w14:paraId="32292A5B" w14:textId="77777777" w:rsidR="008B4C06" w:rsidRPr="008B4C06" w:rsidRDefault="008B4C06" w:rsidP="008B4C06">
      <w:pPr>
        <w:pStyle w:val="paragraph0"/>
        <w:spacing w:before="0" w:beforeAutospacing="0" w:after="0" w:afterAutospacing="0"/>
        <w:ind w:left="720"/>
        <w:jc w:val="center"/>
        <w:textAlignment w:val="baseline"/>
        <w:rPr>
          <w:rFonts w:ascii="Segoe UI" w:hAnsi="Segoe UI" w:cs="Segoe UI"/>
          <w:b/>
          <w:sz w:val="18"/>
          <w:szCs w:val="18"/>
        </w:rPr>
      </w:pPr>
    </w:p>
    <w:p w14:paraId="704AB395" w14:textId="77777777" w:rsidR="00EA4973" w:rsidRDefault="00EA4973">
      <w:pPr>
        <w:pStyle w:val="Heading3"/>
      </w:pPr>
      <w:bookmarkStart w:id="262" w:name="_Toc461626790"/>
      <w:bookmarkStart w:id="263" w:name="_Toc464031960"/>
      <w:bookmarkStart w:id="264" w:name="_Toc464822072"/>
      <w:bookmarkStart w:id="265" w:name="_Toc529618108"/>
      <w:r>
        <w:lastRenderedPageBreak/>
        <w:t>Stimulus</w:t>
      </w:r>
      <w:bookmarkEnd w:id="262"/>
      <w:bookmarkEnd w:id="263"/>
      <w:bookmarkEnd w:id="264"/>
      <w:bookmarkEnd w:id="265"/>
    </w:p>
    <w:p w14:paraId="7CD842C0" w14:textId="77777777" w:rsidR="00EA4973" w:rsidRDefault="00EA4973">
      <w:pPr>
        <w:pStyle w:val="Paragraph"/>
      </w:pPr>
      <w:r>
        <w:t>&lt;&lt; Some systems (e.g., real-time systems) can be best organized by describing their functions in terms of stimuli.  For example, the functions of an automatic aircraft landing system may be organized into sections that include the following loss of power, wind shear, and sudden change in roll. The state diagram, event diagram, or other dynamic model is included in this section. &gt;&gt;</w:t>
      </w:r>
    </w:p>
    <w:p w14:paraId="0F85C80C" w14:textId="77777777" w:rsidR="001A3F0E" w:rsidRDefault="001A3F0E">
      <w:pPr>
        <w:pStyle w:val="Paragraph"/>
      </w:pPr>
    </w:p>
    <w:p w14:paraId="1A58376C" w14:textId="77777777" w:rsidR="001A3F0E" w:rsidRDefault="001A3F0E" w:rsidP="001A3F0E">
      <w:pPr>
        <w:pStyle w:val="Paragraph"/>
      </w:pPr>
      <w:r>
        <w:t>Examples:</w:t>
      </w:r>
    </w:p>
    <w:p w14:paraId="4552F384" w14:textId="77777777" w:rsidR="001A3F0E" w:rsidRDefault="001A3F0E" w:rsidP="001A3F0E">
      <w:pPr>
        <w:pStyle w:val="Paragraph"/>
      </w:pPr>
      <w:bookmarkStart w:id="266" w:name="REQQU9K6O"/>
      <w:r>
        <w:rPr>
          <w:vanish/>
        </w:rPr>
        <w:t xml:space="preserve">SRS103 </w:t>
      </w:r>
      <w:r>
        <w:t>If a workspace file is not specified in the Metafile table for the scene being opened, the system shall set the parameters for each window as specified in Table F-1 in Appendix F to their corresponding default values when the scene is opened. </w:t>
      </w:r>
      <w:bookmarkEnd w:id="266"/>
    </w:p>
    <w:p w14:paraId="1A54DB28" w14:textId="77777777" w:rsidR="001A3F0E" w:rsidRDefault="001A3F0E" w:rsidP="001A3F0E">
      <w:pPr>
        <w:pStyle w:val="Paragraph"/>
      </w:pPr>
      <w:bookmarkStart w:id="267" w:name="REQQU9KFO"/>
      <w:r>
        <w:rPr>
          <w:vanish/>
        </w:rPr>
        <w:t xml:space="preserve">SRS104 </w:t>
      </w:r>
      <w:r>
        <w:t>If a workspace file is loaded when a scene is first opened, the system shall set the default values to those specified in the file. </w:t>
      </w:r>
      <w:bookmarkEnd w:id="267"/>
      <w:r>
        <w:t xml:space="preserve">  &gt;&gt;</w:t>
      </w:r>
    </w:p>
    <w:p w14:paraId="44685CF5" w14:textId="77777777" w:rsidR="00EA4973" w:rsidRDefault="00EA4973">
      <w:pPr>
        <w:pStyle w:val="Heading3"/>
      </w:pPr>
      <w:bookmarkStart w:id="268" w:name="_Toc461626791"/>
      <w:bookmarkStart w:id="269" w:name="_Toc464031961"/>
      <w:bookmarkStart w:id="270" w:name="_Toc464822073"/>
      <w:bookmarkStart w:id="271" w:name="_Toc529618109"/>
      <w:r>
        <w:t>Related Features</w:t>
      </w:r>
      <w:bookmarkEnd w:id="268"/>
      <w:bookmarkEnd w:id="269"/>
      <w:bookmarkEnd w:id="270"/>
      <w:bookmarkEnd w:id="271"/>
    </w:p>
    <w:p w14:paraId="72C2EB28" w14:textId="77777777" w:rsidR="00EA4973" w:rsidRDefault="00EA4973">
      <w:pPr>
        <w:pStyle w:val="Paragraph"/>
      </w:pPr>
      <w:r>
        <w:t xml:space="preserve">&lt;&lt; A feature is an </w:t>
      </w:r>
      <w:r>
        <w:rPr>
          <w:i/>
          <w:iCs/>
        </w:rPr>
        <w:t>externally</w:t>
      </w:r>
      <w:r>
        <w:t xml:space="preserve"> desired service provided by the system that may require a sequence of inputs to affect the desirable result.  For example, in a telephone system, features include local call, call forwarding, and conference call.  Each feature is generally described in a sequence of stimulus-response pairs (in such a case, Section 3.2.3 could be changed to a subsection of this section. The use cases form the outline of this section. &gt;&gt;</w:t>
      </w:r>
    </w:p>
    <w:p w14:paraId="3AC45AAA" w14:textId="77777777" w:rsidR="00EA4973" w:rsidRDefault="002B0C69">
      <w:pPr>
        <w:pStyle w:val="Heading3"/>
      </w:pPr>
      <w:bookmarkStart w:id="272" w:name="_Toc529618110"/>
      <w:r>
        <w:t>Other</w:t>
      </w:r>
      <w:bookmarkEnd w:id="272"/>
    </w:p>
    <w:p w14:paraId="19D6EC6C" w14:textId="77777777" w:rsidR="00EA4973" w:rsidRDefault="00EA4973">
      <w:pPr>
        <w:pStyle w:val="Paragraph"/>
      </w:pPr>
      <w:r>
        <w:t xml:space="preserve">&lt;&lt; </w:t>
      </w:r>
      <w:r w:rsidR="009B62B0">
        <w:t xml:space="preserve">This section should present </w:t>
      </w:r>
      <w:r>
        <w:t xml:space="preserve">requirements </w:t>
      </w:r>
      <w:r w:rsidR="009B62B0">
        <w:t>that define</w:t>
      </w:r>
      <w:r>
        <w:t xml:space="preserve"> </w:t>
      </w:r>
      <w:r w:rsidR="002B0C69">
        <w:t xml:space="preserve">responses to situations </w:t>
      </w:r>
      <w:r>
        <w:t xml:space="preserve">that </w:t>
      </w:r>
      <w:r w:rsidR="009B62B0">
        <w:t xml:space="preserve">do not fit in the other sections. Possible requirements could be overflow conditions, </w:t>
      </w:r>
      <w:r w:rsidR="002B0C69">
        <w:t>error handling</w:t>
      </w:r>
      <w:r w:rsidR="009B62B0">
        <w:t xml:space="preserve">, </w:t>
      </w:r>
      <w:r w:rsidR="002B0C69">
        <w:t>and recovery.</w:t>
      </w:r>
      <w:r w:rsidR="0055240D">
        <w:t xml:space="preserve"> </w:t>
      </w:r>
      <w:r w:rsidR="002B0C69">
        <w:t>&gt;&gt;</w:t>
      </w:r>
    </w:p>
    <w:p w14:paraId="6538BBB5" w14:textId="77777777" w:rsidR="00EA4973" w:rsidRDefault="00EA4973">
      <w:pPr>
        <w:pStyle w:val="Heading2"/>
      </w:pPr>
      <w:bookmarkStart w:id="273" w:name="_Toc464822075"/>
      <w:bookmarkStart w:id="274" w:name="_Toc529618111"/>
      <w:r>
        <w:t>Non-behavioral Requirements</w:t>
      </w:r>
      <w:bookmarkEnd w:id="273"/>
      <w:bookmarkEnd w:id="274"/>
    </w:p>
    <w:p w14:paraId="4C85EBBD" w14:textId="77777777" w:rsidR="00EA4973" w:rsidRDefault="00EA4973">
      <w:pPr>
        <w:pStyle w:val="Heading3"/>
      </w:pPr>
      <w:bookmarkStart w:id="275" w:name="_Toc464822076"/>
      <w:bookmarkStart w:id="276" w:name="_Toc529618112"/>
      <w:bookmarkStart w:id="277" w:name="_Toc425134248"/>
      <w:bookmarkStart w:id="278" w:name="_Toc461626794"/>
      <w:bookmarkStart w:id="279" w:name="_Toc464031964"/>
      <w:r>
        <w:t>Performance Requirements</w:t>
      </w:r>
      <w:bookmarkEnd w:id="275"/>
      <w:bookmarkEnd w:id="276"/>
    </w:p>
    <w:p w14:paraId="48B19B75" w14:textId="77777777" w:rsidR="00EA4973" w:rsidRDefault="00EA4973">
      <w:pPr>
        <w:pStyle w:val="Paragraph"/>
      </w:pPr>
      <w:r>
        <w:t>&lt;&lt; This subsection should specify both the static and the dynamic numerical requirements placed on the software or on human interaction with the software as a whole.  Static numerical requirements may include:</w:t>
      </w:r>
    </w:p>
    <w:p w14:paraId="60A5C3A0" w14:textId="77777777" w:rsidR="00EA4973" w:rsidRDefault="00EA4973" w:rsidP="007F04B8">
      <w:pPr>
        <w:pStyle w:val="ListAlpa"/>
        <w:numPr>
          <w:ilvl w:val="0"/>
          <w:numId w:val="13"/>
        </w:numPr>
      </w:pPr>
      <w:r>
        <w:t>the number of terminals to be supported,</w:t>
      </w:r>
    </w:p>
    <w:p w14:paraId="524EAF16" w14:textId="77777777" w:rsidR="00EA4973" w:rsidRDefault="00EA4973" w:rsidP="007F04B8">
      <w:pPr>
        <w:pStyle w:val="ListAlpa"/>
        <w:numPr>
          <w:ilvl w:val="0"/>
          <w:numId w:val="13"/>
        </w:numPr>
      </w:pPr>
      <w:r>
        <w:t>the number of simultaneous users to be supported, and/or</w:t>
      </w:r>
    </w:p>
    <w:p w14:paraId="2F9FB04A" w14:textId="77777777" w:rsidR="00EA4973" w:rsidRDefault="00EA4973" w:rsidP="007F04B8">
      <w:pPr>
        <w:pStyle w:val="ListAlpa"/>
        <w:numPr>
          <w:ilvl w:val="0"/>
          <w:numId w:val="13"/>
        </w:numPr>
      </w:pPr>
      <w:r>
        <w:t>the amount and type of information to be handled.</w:t>
      </w:r>
    </w:p>
    <w:p w14:paraId="1C3AE3CC" w14:textId="77777777" w:rsidR="00EA4973" w:rsidRDefault="00EA4973">
      <w:pPr>
        <w:pStyle w:val="Paragraph"/>
      </w:pPr>
      <w:r>
        <w:t xml:space="preserve">Dynamic numerical requirements may include, for example, the numbers of transactions and tasks and the amount of data to be processed within certain time periods for both normal and peak workload conditions.  All of these requirements should be stated in </w:t>
      </w:r>
      <w:r>
        <w:rPr>
          <w:b/>
          <w:bCs/>
        </w:rPr>
        <w:t>measurable</w:t>
      </w:r>
      <w:r>
        <w:t xml:space="preserve"> terms, e.g.,</w:t>
      </w:r>
    </w:p>
    <w:p w14:paraId="1A41C594" w14:textId="77777777" w:rsidR="00EA4973" w:rsidRDefault="00EA4973">
      <w:pPr>
        <w:pStyle w:val="Paragraph"/>
        <w:ind w:firstLine="720"/>
        <w:rPr>
          <w:i/>
          <w:iCs/>
        </w:rPr>
      </w:pPr>
      <w:r>
        <w:rPr>
          <w:i/>
          <w:iCs/>
        </w:rPr>
        <w:t>“95% of the transactions shall be processed in less than 1 second.”</w:t>
      </w:r>
    </w:p>
    <w:p w14:paraId="684588A5" w14:textId="77777777" w:rsidR="00EA4973" w:rsidRDefault="00EA4973">
      <w:pPr>
        <w:pStyle w:val="Paragraph"/>
      </w:pPr>
      <w:r>
        <w:t>rather than,</w:t>
      </w:r>
    </w:p>
    <w:p w14:paraId="4E97FF87" w14:textId="77777777" w:rsidR="00EA4973" w:rsidRDefault="00EA4973">
      <w:pPr>
        <w:pStyle w:val="Paragraph"/>
        <w:rPr>
          <w:i/>
          <w:iCs/>
        </w:rPr>
      </w:pPr>
      <w:r>
        <w:tab/>
        <w:t>“</w:t>
      </w:r>
      <w:r>
        <w:rPr>
          <w:i/>
          <w:iCs/>
        </w:rPr>
        <w:t>An operator shall not have to wait for the transaction to complete.” &gt;&gt;</w:t>
      </w:r>
    </w:p>
    <w:p w14:paraId="3832B2DD" w14:textId="77777777" w:rsidR="00EA4973" w:rsidRDefault="00EA4973">
      <w:pPr>
        <w:pStyle w:val="Heading3"/>
      </w:pPr>
      <w:bookmarkStart w:id="280" w:name="_Toc464822077"/>
      <w:bookmarkStart w:id="281" w:name="_Toc529618113"/>
      <w:bookmarkEnd w:id="277"/>
      <w:bookmarkEnd w:id="278"/>
      <w:bookmarkEnd w:id="279"/>
      <w:r>
        <w:t>Qualitative Requirements</w:t>
      </w:r>
      <w:bookmarkEnd w:id="280"/>
      <w:bookmarkEnd w:id="281"/>
    </w:p>
    <w:p w14:paraId="0C049371" w14:textId="77777777" w:rsidR="00EA4973" w:rsidRDefault="00EA4973">
      <w:pPr>
        <w:pStyle w:val="Paragraph"/>
      </w:pPr>
      <w:r>
        <w:t>&lt;&lt; There are a number of attributes of software that can serve as requirements.  It is important that required attributes be specified so that their achievement can be objectively verified.  &gt;&gt;</w:t>
      </w:r>
    </w:p>
    <w:p w14:paraId="269910A6" w14:textId="77777777" w:rsidR="00EA4973" w:rsidRDefault="00EA4973">
      <w:pPr>
        <w:pStyle w:val="Heading4"/>
      </w:pPr>
      <w:bookmarkStart w:id="282" w:name="_Toc461626796"/>
      <w:bookmarkStart w:id="283" w:name="_Toc464031966"/>
      <w:r>
        <w:t>Availability</w:t>
      </w:r>
      <w:bookmarkEnd w:id="282"/>
      <w:bookmarkEnd w:id="283"/>
      <w:r>
        <w:t xml:space="preserve"> </w:t>
      </w:r>
    </w:p>
    <w:p w14:paraId="5920656D" w14:textId="77777777" w:rsidR="00EA4973" w:rsidRDefault="00EA4973">
      <w:pPr>
        <w:pStyle w:val="Paragraph"/>
      </w:pPr>
      <w:r>
        <w:t>&lt;&lt; This should specify the factors required to guarantee a defined availability level for the entire system such as checkpoint, recovery, and restart.  &gt;&gt;</w:t>
      </w:r>
    </w:p>
    <w:p w14:paraId="4ADFFE7C" w14:textId="77777777" w:rsidR="00EA4973" w:rsidRDefault="00EA4973">
      <w:pPr>
        <w:pStyle w:val="Heading4"/>
      </w:pPr>
      <w:bookmarkStart w:id="284" w:name="_Toc461626797"/>
      <w:bookmarkStart w:id="285" w:name="_Toc464031967"/>
      <w:r>
        <w:lastRenderedPageBreak/>
        <w:t>Security</w:t>
      </w:r>
      <w:bookmarkEnd w:id="284"/>
      <w:bookmarkEnd w:id="285"/>
    </w:p>
    <w:p w14:paraId="0E32A681" w14:textId="77777777" w:rsidR="00EA4973" w:rsidRDefault="00EA4973">
      <w:pPr>
        <w:pStyle w:val="Paragraph"/>
      </w:pPr>
      <w:r>
        <w:t>&lt;&lt; This should specify the factors that will protect the software from accidental or malicious access, use, modification, destruction, or disclosure.  Specific requirements in this area could include the need to:</w:t>
      </w:r>
    </w:p>
    <w:p w14:paraId="482A52F8" w14:textId="77777777" w:rsidR="00EA4973" w:rsidRDefault="00EA4973" w:rsidP="007F04B8">
      <w:pPr>
        <w:pStyle w:val="ListAlpa"/>
        <w:numPr>
          <w:ilvl w:val="0"/>
          <w:numId w:val="12"/>
        </w:numPr>
      </w:pPr>
      <w:r>
        <w:t>utilize certain cryptographical techniques,</w:t>
      </w:r>
    </w:p>
    <w:p w14:paraId="1ABDBF19" w14:textId="77777777" w:rsidR="00EA4973" w:rsidRDefault="00EA4973" w:rsidP="007F04B8">
      <w:pPr>
        <w:pStyle w:val="ListAlpa"/>
        <w:numPr>
          <w:ilvl w:val="0"/>
          <w:numId w:val="12"/>
        </w:numPr>
      </w:pPr>
      <w:r>
        <w:t>keep specific log or history data sets,</w:t>
      </w:r>
    </w:p>
    <w:p w14:paraId="7C58F519" w14:textId="77777777" w:rsidR="00EA4973" w:rsidRDefault="00EA4973" w:rsidP="007F04B8">
      <w:pPr>
        <w:pStyle w:val="ListAlpa"/>
        <w:numPr>
          <w:ilvl w:val="0"/>
          <w:numId w:val="12"/>
        </w:numPr>
      </w:pPr>
      <w:r>
        <w:t>assign certain functions to different modules,</w:t>
      </w:r>
    </w:p>
    <w:p w14:paraId="7BBFCA2C" w14:textId="77777777" w:rsidR="00EA4973" w:rsidRDefault="00EA4973" w:rsidP="007F04B8">
      <w:pPr>
        <w:pStyle w:val="ListAlpa"/>
        <w:numPr>
          <w:ilvl w:val="0"/>
          <w:numId w:val="12"/>
        </w:numPr>
      </w:pPr>
      <w:r>
        <w:t>restrict communications between some areas of the program, and/or</w:t>
      </w:r>
    </w:p>
    <w:p w14:paraId="07BBF133" w14:textId="77777777" w:rsidR="00EA4973" w:rsidRDefault="00EA4973" w:rsidP="007F04B8">
      <w:pPr>
        <w:pStyle w:val="ListAlpa"/>
        <w:numPr>
          <w:ilvl w:val="0"/>
          <w:numId w:val="12"/>
        </w:numPr>
      </w:pPr>
      <w:r>
        <w:t>check data integrity for critical variables.  &gt;&gt;</w:t>
      </w:r>
    </w:p>
    <w:p w14:paraId="5020E4B4" w14:textId="77777777" w:rsidR="00EA4973" w:rsidRDefault="00EA4973">
      <w:pPr>
        <w:pStyle w:val="Heading4"/>
      </w:pPr>
      <w:bookmarkStart w:id="286" w:name="_Toc461626798"/>
      <w:bookmarkStart w:id="287" w:name="_Toc464031968"/>
      <w:r>
        <w:t>Maintainability</w:t>
      </w:r>
      <w:bookmarkEnd w:id="286"/>
      <w:bookmarkEnd w:id="287"/>
    </w:p>
    <w:p w14:paraId="18F2A98E" w14:textId="77777777" w:rsidR="00EA4973" w:rsidRDefault="00EA4973">
      <w:pPr>
        <w:pStyle w:val="Paragraph"/>
      </w:pPr>
      <w:r>
        <w:t>&lt;&lt; This should specify attributes of software that relate to the ease of maintenance of the software itself.  There may be some requirement, for example, for certain modularity, interfaces, or complexity.  Requirements should not be placed here just because they are thought to be good design practices.  &gt;&gt;</w:t>
      </w:r>
    </w:p>
    <w:p w14:paraId="305F7019" w14:textId="77777777" w:rsidR="00EA4973" w:rsidRDefault="00EA4973">
      <w:pPr>
        <w:pStyle w:val="Heading4"/>
      </w:pPr>
      <w:bookmarkStart w:id="288" w:name="_Toc461626799"/>
      <w:bookmarkStart w:id="289" w:name="_Toc464031969"/>
      <w:r>
        <w:t>Portability</w:t>
      </w:r>
      <w:bookmarkEnd w:id="288"/>
      <w:bookmarkEnd w:id="289"/>
    </w:p>
    <w:p w14:paraId="585C3BCF" w14:textId="77777777" w:rsidR="00EA4973" w:rsidRDefault="00EA4973">
      <w:pPr>
        <w:pStyle w:val="Paragraph"/>
      </w:pPr>
      <w:r>
        <w:t>&lt;&lt; This should specify attributes of software that relate to the ease of porting the software to other host machines and/or operating systems.  This may include the following:</w:t>
      </w:r>
    </w:p>
    <w:p w14:paraId="656F4E09" w14:textId="77777777" w:rsidR="00EA4973" w:rsidRDefault="00EA4973" w:rsidP="007F04B8">
      <w:pPr>
        <w:pStyle w:val="ListAlpa"/>
        <w:numPr>
          <w:ilvl w:val="0"/>
          <w:numId w:val="14"/>
        </w:numPr>
      </w:pPr>
      <w:r>
        <w:t>percentage of components with host-dependent code,</w:t>
      </w:r>
    </w:p>
    <w:p w14:paraId="7A11A74D" w14:textId="77777777" w:rsidR="00EA4973" w:rsidRDefault="00EA4973" w:rsidP="007F04B8">
      <w:pPr>
        <w:pStyle w:val="ListAlpa"/>
        <w:numPr>
          <w:ilvl w:val="0"/>
          <w:numId w:val="14"/>
        </w:numPr>
      </w:pPr>
      <w:r>
        <w:t>percentage of code that is host dependent,</w:t>
      </w:r>
    </w:p>
    <w:p w14:paraId="124C34BA" w14:textId="77777777" w:rsidR="00EA4973" w:rsidRDefault="00EA4973" w:rsidP="007F04B8">
      <w:pPr>
        <w:pStyle w:val="ListAlpa"/>
        <w:numPr>
          <w:ilvl w:val="0"/>
          <w:numId w:val="14"/>
        </w:numPr>
      </w:pPr>
      <w:r>
        <w:t>use of a proven portable language,</w:t>
      </w:r>
    </w:p>
    <w:p w14:paraId="108F91E0" w14:textId="77777777" w:rsidR="00EA4973" w:rsidRDefault="00EA4973" w:rsidP="007F04B8">
      <w:pPr>
        <w:pStyle w:val="ListAlpa"/>
        <w:numPr>
          <w:ilvl w:val="0"/>
          <w:numId w:val="14"/>
        </w:numPr>
      </w:pPr>
      <w:r>
        <w:t>use of a particular compiler or language subset, and</w:t>
      </w:r>
    </w:p>
    <w:p w14:paraId="6EDBEABB" w14:textId="77777777" w:rsidR="00EA4973" w:rsidRDefault="00EA4973" w:rsidP="007F04B8">
      <w:pPr>
        <w:pStyle w:val="ListAlpa"/>
        <w:numPr>
          <w:ilvl w:val="0"/>
          <w:numId w:val="14"/>
        </w:numPr>
      </w:pPr>
      <w:r>
        <w:t>use of a particular operating system . &gt;&gt;</w:t>
      </w:r>
    </w:p>
    <w:p w14:paraId="05C8F628" w14:textId="77777777" w:rsidR="00EA4973" w:rsidRDefault="00EA4973">
      <w:pPr>
        <w:pStyle w:val="Heading3"/>
      </w:pPr>
      <w:bookmarkStart w:id="290" w:name="_Toc464822078"/>
      <w:bookmarkStart w:id="291" w:name="_Toc529618114"/>
      <w:r>
        <w:t>Design and Implementation Constraints</w:t>
      </w:r>
      <w:bookmarkEnd w:id="290"/>
      <w:bookmarkEnd w:id="291"/>
    </w:p>
    <w:p w14:paraId="09981781" w14:textId="77777777" w:rsidR="00EA4973" w:rsidRDefault="00EA4973">
      <w:pPr>
        <w:pStyle w:val="Paragraph"/>
      </w:pPr>
      <w:r>
        <w:t xml:space="preserve">&lt;&lt; </w:t>
      </w:r>
      <w:bookmarkStart w:id="292" w:name="_Toc461626792"/>
      <w:r>
        <w:t>This should specify design constraints that can be imposed by other standards or hardware limitations</w:t>
      </w:r>
      <w:bookmarkEnd w:id="292"/>
      <w:r>
        <w:t>.  This may include standards compliance, which state requirements derived from existing standards, or regulations (e.g., report format, data naming, accounting procedures).  This section details constraints that directly affect design and implementation.  For example:</w:t>
      </w:r>
    </w:p>
    <w:p w14:paraId="2ACA6178" w14:textId="77777777" w:rsidR="00EA4973" w:rsidRDefault="00EA4973">
      <w:pPr>
        <w:pStyle w:val="Paragraph"/>
      </w:pPr>
      <w:r>
        <w:rPr>
          <w:i/>
          <w:iCs/>
        </w:rPr>
        <w:t xml:space="preserve">“The software shall be developed in Java 1.2” </w:t>
      </w:r>
      <w:r>
        <w:t xml:space="preserve">or </w:t>
      </w:r>
    </w:p>
    <w:p w14:paraId="3109F583" w14:textId="77777777" w:rsidR="00EA4973" w:rsidRDefault="00EA4973">
      <w:pPr>
        <w:pStyle w:val="Paragraph"/>
      </w:pPr>
      <w:r>
        <w:rPr>
          <w:i/>
          <w:iCs/>
        </w:rPr>
        <w:t>“The number of entries in the Log Table shall not exceed 500 entries.”</w:t>
      </w:r>
      <w:r>
        <w:t xml:space="preserve">  &gt;&gt;</w:t>
      </w:r>
    </w:p>
    <w:p w14:paraId="661C6FEA" w14:textId="77777777" w:rsidR="00EA4973" w:rsidRDefault="00EA4973">
      <w:pPr>
        <w:pStyle w:val="Heading2"/>
      </w:pPr>
      <w:bookmarkStart w:id="293" w:name="_Toc425134249"/>
      <w:bookmarkStart w:id="294" w:name="_Toc461626800"/>
      <w:bookmarkStart w:id="295" w:name="_Toc464031970"/>
      <w:bookmarkStart w:id="296" w:name="_Toc464822079"/>
      <w:bookmarkStart w:id="297" w:name="_Toc529618115"/>
      <w:r>
        <w:t>Other Requirements</w:t>
      </w:r>
      <w:bookmarkEnd w:id="293"/>
      <w:bookmarkEnd w:id="294"/>
      <w:bookmarkEnd w:id="295"/>
      <w:bookmarkEnd w:id="296"/>
      <w:bookmarkEnd w:id="297"/>
    </w:p>
    <w:p w14:paraId="6BFE4F3A" w14:textId="77777777" w:rsidR="00EA4973" w:rsidRDefault="00EA4973">
      <w:pPr>
        <w:pStyle w:val="Heading3"/>
      </w:pPr>
      <w:bookmarkStart w:id="298" w:name="_Toc461626801"/>
      <w:bookmarkStart w:id="299" w:name="_Toc464031971"/>
      <w:bookmarkStart w:id="300" w:name="_Toc464822080"/>
      <w:bookmarkStart w:id="301" w:name="_Toc529618116"/>
      <w:r>
        <w:t>Database</w:t>
      </w:r>
      <w:bookmarkEnd w:id="298"/>
      <w:bookmarkEnd w:id="299"/>
      <w:bookmarkEnd w:id="300"/>
      <w:bookmarkEnd w:id="301"/>
    </w:p>
    <w:p w14:paraId="16326181" w14:textId="77777777" w:rsidR="00EA4973" w:rsidRDefault="00EA4973">
      <w:pPr>
        <w:pStyle w:val="Paragraph"/>
      </w:pPr>
      <w:r>
        <w:t>&lt;&lt; This section should specify the logical requirements for any information that is to be placed into a database.  This may include:</w:t>
      </w:r>
    </w:p>
    <w:p w14:paraId="25D3480A" w14:textId="77777777" w:rsidR="00EA4973" w:rsidRDefault="00EA4973" w:rsidP="007F04B8">
      <w:pPr>
        <w:pStyle w:val="ListAlpa"/>
        <w:numPr>
          <w:ilvl w:val="0"/>
          <w:numId w:val="15"/>
        </w:numPr>
      </w:pPr>
      <w:r>
        <w:t>types of information used by various functions,</w:t>
      </w:r>
    </w:p>
    <w:p w14:paraId="357F679F" w14:textId="77777777" w:rsidR="00EA4973" w:rsidRDefault="00EA4973" w:rsidP="007F04B8">
      <w:pPr>
        <w:pStyle w:val="ListAlpa"/>
        <w:numPr>
          <w:ilvl w:val="0"/>
          <w:numId w:val="15"/>
        </w:numPr>
      </w:pPr>
      <w:r>
        <w:t>frequency of use,</w:t>
      </w:r>
    </w:p>
    <w:p w14:paraId="73B71D3E" w14:textId="77777777" w:rsidR="00EA4973" w:rsidRDefault="00EA4973" w:rsidP="007F04B8">
      <w:pPr>
        <w:pStyle w:val="ListAlpa"/>
        <w:numPr>
          <w:ilvl w:val="0"/>
          <w:numId w:val="15"/>
        </w:numPr>
      </w:pPr>
      <w:r>
        <w:t>accessing capabilities,</w:t>
      </w:r>
    </w:p>
    <w:p w14:paraId="52E9D599" w14:textId="77777777" w:rsidR="00EA4973" w:rsidRDefault="00EA4973" w:rsidP="007F04B8">
      <w:pPr>
        <w:pStyle w:val="ListAlpa"/>
        <w:numPr>
          <w:ilvl w:val="0"/>
          <w:numId w:val="15"/>
        </w:numPr>
      </w:pPr>
      <w:r>
        <w:t>data entities and their relationships,</w:t>
      </w:r>
    </w:p>
    <w:p w14:paraId="6FB43502" w14:textId="77777777" w:rsidR="00EA4973" w:rsidRDefault="00EA4973" w:rsidP="007F04B8">
      <w:pPr>
        <w:pStyle w:val="ListAlpa"/>
        <w:numPr>
          <w:ilvl w:val="0"/>
          <w:numId w:val="15"/>
        </w:numPr>
      </w:pPr>
      <w:r>
        <w:t>integrity constraints, and</w:t>
      </w:r>
    </w:p>
    <w:p w14:paraId="6F62732D" w14:textId="77777777" w:rsidR="00EA4973" w:rsidRDefault="00EA4973" w:rsidP="007F04B8">
      <w:pPr>
        <w:pStyle w:val="ListAlpa"/>
        <w:numPr>
          <w:ilvl w:val="0"/>
          <w:numId w:val="15"/>
        </w:numPr>
      </w:pPr>
      <w:r>
        <w:t>data retention requirements.  &gt;&gt;</w:t>
      </w:r>
    </w:p>
    <w:p w14:paraId="2EE98374" w14:textId="77777777" w:rsidR="00EA4973" w:rsidRDefault="00EA4973">
      <w:pPr>
        <w:pStyle w:val="Heading3"/>
      </w:pPr>
      <w:bookmarkStart w:id="302" w:name="_Toc461626802"/>
      <w:bookmarkStart w:id="303" w:name="_Toc464031972"/>
      <w:bookmarkStart w:id="304" w:name="_Toc464822081"/>
      <w:bookmarkStart w:id="305" w:name="_Toc529618117"/>
      <w:r>
        <w:t>Operations</w:t>
      </w:r>
      <w:bookmarkEnd w:id="302"/>
      <w:bookmarkEnd w:id="303"/>
      <w:bookmarkEnd w:id="304"/>
      <w:bookmarkEnd w:id="305"/>
    </w:p>
    <w:p w14:paraId="4F64C797" w14:textId="77777777" w:rsidR="00EA4973" w:rsidRDefault="00EA4973">
      <w:pPr>
        <w:pStyle w:val="Paragraph"/>
      </w:pPr>
      <w:r>
        <w:t>&lt;&lt; This section should specify the normal and special operations required by the user, such as:</w:t>
      </w:r>
    </w:p>
    <w:p w14:paraId="6849CC83" w14:textId="77777777" w:rsidR="00EA4973" w:rsidRDefault="00EA4973" w:rsidP="007F04B8">
      <w:pPr>
        <w:pStyle w:val="ListAlpa"/>
        <w:numPr>
          <w:ilvl w:val="0"/>
          <w:numId w:val="16"/>
        </w:numPr>
      </w:pPr>
      <w:r>
        <w:lastRenderedPageBreak/>
        <w:t>the various modes of operation in the user organization, e.g., user-initiated operations,</w:t>
      </w:r>
    </w:p>
    <w:p w14:paraId="7237A391" w14:textId="77777777" w:rsidR="00EA4973" w:rsidRDefault="00EA4973" w:rsidP="007F04B8">
      <w:pPr>
        <w:pStyle w:val="ListAlpa"/>
        <w:numPr>
          <w:ilvl w:val="0"/>
          <w:numId w:val="16"/>
        </w:numPr>
      </w:pPr>
      <w:r>
        <w:t>periods of interactive operations and periods of unattended operations,</w:t>
      </w:r>
    </w:p>
    <w:p w14:paraId="5B8AD3AE" w14:textId="77777777" w:rsidR="00EA4973" w:rsidRDefault="00EA4973" w:rsidP="007F04B8">
      <w:pPr>
        <w:pStyle w:val="ListAlpa"/>
        <w:numPr>
          <w:ilvl w:val="0"/>
          <w:numId w:val="16"/>
        </w:numPr>
      </w:pPr>
      <w:r>
        <w:t>data processing support functions, and</w:t>
      </w:r>
    </w:p>
    <w:p w14:paraId="77E7AA86" w14:textId="77777777" w:rsidR="00EA4973" w:rsidRDefault="00EA4973" w:rsidP="007F04B8">
      <w:pPr>
        <w:pStyle w:val="ListAlpa"/>
        <w:numPr>
          <w:ilvl w:val="0"/>
          <w:numId w:val="16"/>
        </w:numPr>
      </w:pPr>
      <w:r>
        <w:t>backup and recovery operations. &gt;&gt;</w:t>
      </w:r>
    </w:p>
    <w:p w14:paraId="0D85E19A" w14:textId="77777777" w:rsidR="00EA4973" w:rsidRDefault="00EA4973">
      <w:pPr>
        <w:pStyle w:val="Heading3"/>
      </w:pPr>
      <w:bookmarkStart w:id="306" w:name="_Toc461626803"/>
      <w:bookmarkStart w:id="307" w:name="_Toc464031973"/>
      <w:bookmarkStart w:id="308" w:name="_Toc464822082"/>
      <w:bookmarkStart w:id="309" w:name="_Toc529618118"/>
      <w:r>
        <w:t>Site Adaptation</w:t>
      </w:r>
      <w:bookmarkEnd w:id="306"/>
      <w:bookmarkEnd w:id="307"/>
      <w:bookmarkEnd w:id="308"/>
      <w:bookmarkEnd w:id="309"/>
    </w:p>
    <w:p w14:paraId="642C7B6E" w14:textId="77777777" w:rsidR="00EA4973" w:rsidRDefault="00EA4973">
      <w:pPr>
        <w:pStyle w:val="Paragraph"/>
      </w:pPr>
      <w:r>
        <w:t>&lt;&lt; This section could be used to:</w:t>
      </w:r>
    </w:p>
    <w:p w14:paraId="1988046E" w14:textId="77777777" w:rsidR="00EA4973" w:rsidRDefault="00EA4973" w:rsidP="007F04B8">
      <w:pPr>
        <w:pStyle w:val="ListAlpa"/>
        <w:numPr>
          <w:ilvl w:val="0"/>
          <w:numId w:val="17"/>
        </w:numPr>
      </w:pPr>
      <w:r>
        <w:t>define the requirements for any data or initialization sequences that are specific to a given site, mission, or operational mode, for example, grid values, or safety limits, and</w:t>
      </w:r>
    </w:p>
    <w:p w14:paraId="121E9ECB" w14:textId="77777777" w:rsidR="0098695F" w:rsidRDefault="00EA4973" w:rsidP="007F04B8">
      <w:pPr>
        <w:pStyle w:val="ListAlpa"/>
        <w:numPr>
          <w:ilvl w:val="0"/>
          <w:numId w:val="17"/>
        </w:numPr>
      </w:pPr>
      <w:r>
        <w:t>specify the site or mission-related features that should be modified to adapt the software to a particular installation. &gt;&gt;</w:t>
      </w:r>
    </w:p>
    <w:p w14:paraId="3BBE9961" w14:textId="77777777" w:rsidR="002622D7" w:rsidRDefault="002622D7" w:rsidP="002622D7">
      <w:pPr>
        <w:pStyle w:val="Heading1"/>
      </w:pPr>
      <w:bookmarkStart w:id="310" w:name="_Toc529618119"/>
      <w:r>
        <w:lastRenderedPageBreak/>
        <w:t>Appendix</w:t>
      </w:r>
      <w:bookmarkEnd w:id="310"/>
    </w:p>
    <w:p w14:paraId="1A0EEA98" w14:textId="7F5F36FA" w:rsidR="001D29E6" w:rsidRDefault="001D29E6" w:rsidP="0098695F">
      <w:pPr>
        <w:pStyle w:val="ListAlpa"/>
        <w:numPr>
          <w:ilvl w:val="0"/>
          <w:numId w:val="0"/>
        </w:numPr>
        <w:rPr>
          <w:noProof/>
        </w:rPr>
      </w:pPr>
      <w:r w:rsidRPr="001D29E6">
        <w:rPr>
          <w:noProof/>
        </w:rPr>
        <w:t xml:space="preserve"> </w:t>
      </w:r>
      <w:r w:rsidR="00A6068D" w:rsidRPr="008516E5">
        <w:rPr>
          <w:noProof/>
        </w:rPr>
        <w:drawing>
          <wp:inline distT="0" distB="0" distL="0" distR="0" wp14:anchorId="3EBDA520" wp14:editId="6BED082A">
            <wp:extent cx="5505450" cy="61531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58401" t="32544" r="13145" b="10947"/>
                    <a:stretch>
                      <a:fillRect/>
                    </a:stretch>
                  </pic:blipFill>
                  <pic:spPr bwMode="auto">
                    <a:xfrm>
                      <a:off x="0" y="0"/>
                      <a:ext cx="5505450" cy="6153150"/>
                    </a:xfrm>
                    <a:prstGeom prst="rect">
                      <a:avLst/>
                    </a:prstGeom>
                    <a:noFill/>
                    <a:ln>
                      <a:noFill/>
                    </a:ln>
                  </pic:spPr>
                </pic:pic>
              </a:graphicData>
            </a:graphic>
          </wp:inline>
        </w:drawing>
      </w:r>
      <w:r w:rsidDel="001D29E6">
        <w:rPr>
          <w:noProof/>
        </w:rPr>
        <w:t xml:space="preserve"> </w:t>
      </w:r>
    </w:p>
    <w:p w14:paraId="494A8037" w14:textId="0F62DA78" w:rsidR="0098695F" w:rsidRDefault="00A6068D" w:rsidP="0098695F">
      <w:pPr>
        <w:pStyle w:val="ListAlpa"/>
        <w:numPr>
          <w:ilvl w:val="0"/>
          <w:numId w:val="0"/>
        </w:numPr>
      </w:pPr>
      <w:r>
        <w:rPr>
          <w:noProof/>
        </w:rPr>
        <w:lastRenderedPageBreak/>
        <mc:AlternateContent>
          <mc:Choice Requires="wps">
            <w:drawing>
              <wp:anchor distT="0" distB="0" distL="114300" distR="114300" simplePos="0" relativeHeight="251658242" behindDoc="0" locked="0" layoutInCell="1" allowOverlap="1" wp14:anchorId="2FC5749C" wp14:editId="25E64E9E">
                <wp:simplePos x="0" y="0"/>
                <wp:positionH relativeFrom="column">
                  <wp:posOffset>9525</wp:posOffset>
                </wp:positionH>
                <wp:positionV relativeFrom="paragraph">
                  <wp:posOffset>5584190</wp:posOffset>
                </wp:positionV>
                <wp:extent cx="123825" cy="95250"/>
                <wp:effectExtent l="9525" t="12065" r="9525" b="6985"/>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952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286CEC1A" id="Rectangle 7" o:spid="_x0000_s1026" style="position:absolute;margin-left:.75pt;margin-top:439.7pt;width:9.75pt;height: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" fillcolor="black"/>
            </w:pict>
          </mc:Fallback>
        </mc:AlternateContent>
      </w:r>
      <w:r w:rsidRPr="008516E5">
        <w:rPr>
          <w:noProof/>
        </w:rPr>
        <w:drawing>
          <wp:inline distT="0" distB="0" distL="0" distR="0" wp14:anchorId="0C74A3A8" wp14:editId="3ED9D554">
            <wp:extent cx="5581650" cy="50101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59285" t="36983" r="14476" b="21301"/>
                    <a:stretch>
                      <a:fillRect/>
                    </a:stretch>
                  </pic:blipFill>
                  <pic:spPr bwMode="auto">
                    <a:xfrm>
                      <a:off x="0" y="0"/>
                      <a:ext cx="5581650" cy="5010150"/>
                    </a:xfrm>
                    <a:prstGeom prst="rect">
                      <a:avLst/>
                    </a:prstGeom>
                    <a:noFill/>
                    <a:ln>
                      <a:noFill/>
                    </a:ln>
                  </pic:spPr>
                </pic:pic>
              </a:graphicData>
            </a:graphic>
          </wp:inline>
        </w:drawing>
      </w:r>
      <w:r w:rsidR="001D29E6" w:rsidDel="001D29E6">
        <w:rPr>
          <w:noProof/>
        </w:rPr>
        <w:t xml:space="preserve"> </w:t>
      </w:r>
    </w:p>
    <w:sectPr w:rsidR="0098695F" w:rsidSect="00C41F00">
      <w:headerReference w:type="default" r:id="rId31"/>
      <w:footerReference w:type="default" r:id="rId32"/>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3" w:author="Tai Ramirez, Elsa" w:date="2018-11-18T17:44:00Z" w:initials="TRE">
    <w:p w14:paraId="4517445C" w14:textId="77777777" w:rsidR="00354897" w:rsidRDefault="00354897">
      <w:pPr>
        <w:pStyle w:val="CommentText"/>
      </w:pPr>
      <w:r>
        <w:rPr>
          <w:rStyle w:val="CommentReference"/>
        </w:rPr>
        <w:annotationRef/>
      </w:r>
      <w:r>
        <w:t>There are two types of users …</w:t>
      </w:r>
    </w:p>
  </w:comment>
  <w:comment w:id="261" w:author="Tai Ramirez, Elsa" w:date="2018-11-18T17:51:00Z" w:initials="TRE">
    <w:p w14:paraId="12B31CE4" w14:textId="77777777" w:rsidR="00354897" w:rsidRDefault="00354897" w:rsidP="00B53555">
      <w:pPr>
        <w:pStyle w:val="CommentText"/>
      </w:pPr>
      <w:r>
        <w:rPr>
          <w:rStyle w:val="CommentReference"/>
        </w:rPr>
        <w:annotationRef/>
      </w:r>
      <w:r>
        <w:t xml:space="preserve">In this section, you include requirements for classes from your class diagram.  For each class, please include requirements pertaining to the </w:t>
      </w:r>
      <w:r w:rsidRPr="00B006FC">
        <w:t>attributes, operations, relationship with other classes, and their associated multiplicities.</w:t>
      </w:r>
      <w:r>
        <w:t xml:space="preserve"> </w:t>
      </w:r>
    </w:p>
    <w:p w14:paraId="7C681564" w14:textId="77777777" w:rsidR="00354897" w:rsidRDefault="00354897" w:rsidP="00B53555">
      <w:pPr>
        <w:pStyle w:val="CommentText"/>
      </w:pPr>
    </w:p>
    <w:p w14:paraId="400990DE" w14:textId="77777777" w:rsidR="00354897" w:rsidRDefault="00354897" w:rsidP="00B53555">
      <w:pPr>
        <w:pStyle w:val="CommentText"/>
      </w:pPr>
      <w:r>
        <w:t>Example: Hook collection class</w:t>
      </w:r>
    </w:p>
    <w:p w14:paraId="4A077215" w14:textId="77777777" w:rsidR="00354897" w:rsidRDefault="00354897" w:rsidP="00B53555">
      <w:pPr>
        <w:pStyle w:val="CommentText"/>
      </w:pPr>
    </w:p>
    <w:p w14:paraId="1AB07CE1" w14:textId="77777777" w:rsidR="00354897" w:rsidRDefault="00354897" w:rsidP="00B53555">
      <w:pPr>
        <w:pStyle w:val="CommentText"/>
      </w:pPr>
      <w:r>
        <w:t>[</w:t>
      </w:r>
      <w:proofErr w:type="spellStart"/>
      <w:r>
        <w:t>Req</w:t>
      </w:r>
      <w:proofErr w:type="spellEnd"/>
      <w:r>
        <w:t xml:space="preserve"> x]  The system shall store the attributes as defined in Table X for a hook collection.</w:t>
      </w:r>
    </w:p>
    <w:p w14:paraId="7FB370C4" w14:textId="77777777" w:rsidR="00354897" w:rsidRDefault="00354897" w:rsidP="00B53555">
      <w:pPr>
        <w:pStyle w:val="CommentText"/>
      </w:pPr>
    </w:p>
    <w:p w14:paraId="21FA15C7" w14:textId="77777777" w:rsidR="00354897" w:rsidRDefault="00354897" w:rsidP="00B53555">
      <w:pPr>
        <w:pStyle w:val="CommentText"/>
      </w:pPr>
      <w:r>
        <w:t>Include the table detailing out the attribute, data type, and values and constraints for each attribute.</w:t>
      </w:r>
    </w:p>
    <w:p w14:paraId="12222F77" w14:textId="77777777" w:rsidR="00354897" w:rsidRDefault="00354897" w:rsidP="00B53555">
      <w:pPr>
        <w:pStyle w:val="CommentText"/>
      </w:pPr>
    </w:p>
    <w:p w14:paraId="4483963D" w14:textId="77777777" w:rsidR="00354897" w:rsidRDefault="00354897" w:rsidP="00B53555">
      <w:pPr>
        <w:pStyle w:val="CommentText"/>
      </w:pPr>
      <w:r>
        <w:t>[</w:t>
      </w:r>
      <w:proofErr w:type="spellStart"/>
      <w:r>
        <w:t>Req</w:t>
      </w:r>
      <w:proofErr w:type="spellEnd"/>
      <w:r>
        <w:t xml:space="preserve"> y]  The system shall provide the ability to enable the hook collection.</w:t>
      </w:r>
    </w:p>
    <w:p w14:paraId="072769DF" w14:textId="77777777" w:rsidR="00354897" w:rsidRDefault="00354897" w:rsidP="00B53555">
      <w:pPr>
        <w:pStyle w:val="CommentText"/>
      </w:pPr>
    </w:p>
    <w:p w14:paraId="0E153CF9" w14:textId="77777777" w:rsidR="00354897" w:rsidRDefault="00354897" w:rsidP="00B53555">
      <w:pPr>
        <w:pStyle w:val="CommentText"/>
      </w:pPr>
      <w:r>
        <w:t xml:space="preserve">Please make sure EVERY requirement in the SRS fulfills the characteristics of a well written requirement.  </w:t>
      </w:r>
    </w:p>
    <w:p w14:paraId="5FD0CF55" w14:textId="77777777" w:rsidR="00354897" w:rsidRDefault="003548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17445C" w15:done="0"/>
  <w15:commentEx w15:paraId="5FD0CF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17445C" w16cid:durableId="1F9C237D"/>
  <w16cid:commentId w16cid:paraId="5FD0CF55" w16cid:durableId="1F9C25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8EDDC" w14:textId="77777777" w:rsidR="0092175B" w:rsidRDefault="0092175B">
      <w:r>
        <w:separator/>
      </w:r>
    </w:p>
  </w:endnote>
  <w:endnote w:type="continuationSeparator" w:id="0">
    <w:p w14:paraId="6910D581" w14:textId="77777777" w:rsidR="0092175B" w:rsidRDefault="0092175B">
      <w:r>
        <w:continuationSeparator/>
      </w:r>
    </w:p>
  </w:endnote>
  <w:endnote w:type="continuationNotice" w:id="1">
    <w:p w14:paraId="1920D922" w14:textId="77777777" w:rsidR="0092175B" w:rsidRDefault="009217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tblGrid>
    <w:tr w:rsidR="00354897" w14:paraId="7ACB3DBC" w14:textId="77777777">
      <w:tc>
        <w:tcPr>
          <w:tcW w:w="4428" w:type="dxa"/>
        </w:tcPr>
        <w:p w14:paraId="3AE192D8" w14:textId="77777777" w:rsidR="00354897" w:rsidRDefault="00354897" w:rsidP="002B0C69">
          <w:pPr>
            <w:pStyle w:val="Footer"/>
            <w:jc w:val="right"/>
          </w:pPr>
        </w:p>
      </w:tc>
    </w:tr>
  </w:tbl>
  <w:p w14:paraId="620C4A42" w14:textId="77777777" w:rsidR="00354897" w:rsidRDefault="003548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354897" w14:paraId="10CE4361" w14:textId="77777777">
      <w:trPr>
        <w:trHeight w:hRule="exact" w:val="552"/>
      </w:trPr>
      <w:tc>
        <w:tcPr>
          <w:tcW w:w="3060" w:type="dxa"/>
        </w:tcPr>
        <w:p w14:paraId="33DABB0D" w14:textId="77777777" w:rsidR="00354897" w:rsidRDefault="004701A6">
          <w:pPr>
            <w:pStyle w:val="Footer"/>
            <w:spacing w:before="80"/>
            <w:rPr>
              <w:bCs/>
            </w:rPr>
          </w:pPr>
          <w:fldSimple w:instr=" TITLE  \* MERGEFORMAT ">
            <w:r w:rsidR="00354897">
              <w:t>Software Requirements Specification</w:t>
            </w:r>
          </w:fldSimple>
        </w:p>
        <w:p w14:paraId="6946BFE8" w14:textId="77777777" w:rsidR="00354897" w:rsidRDefault="00354897">
          <w:pPr>
            <w:pStyle w:val="Footer"/>
            <w:spacing w:before="80"/>
          </w:pPr>
        </w:p>
        <w:p w14:paraId="5A3D0D7B" w14:textId="77777777" w:rsidR="00354897" w:rsidRDefault="00354897">
          <w:pPr>
            <w:pStyle w:val="Footer"/>
            <w:spacing w:before="80"/>
          </w:pPr>
        </w:p>
      </w:tc>
      <w:tc>
        <w:tcPr>
          <w:tcW w:w="2880" w:type="dxa"/>
        </w:tcPr>
        <w:p w14:paraId="733B1E98" w14:textId="77777777" w:rsidR="00354897" w:rsidRDefault="004701A6" w:rsidP="00135E95">
          <w:pPr>
            <w:pStyle w:val="Footer"/>
            <w:spacing w:before="80"/>
            <w:rPr>
              <w:bCs/>
            </w:rPr>
          </w:pPr>
          <w:fldSimple w:instr=" DOCPROPERTY &quot;Company&quot;  \* MERGEFORMAT ">
            <w:r w:rsidR="00354897">
              <w:t>Team</w:t>
            </w:r>
          </w:fldSimple>
          <w:r w:rsidR="00354897">
            <w:t xml:space="preserve"> 5</w:t>
          </w:r>
        </w:p>
      </w:tc>
      <w:tc>
        <w:tcPr>
          <w:tcW w:w="1980" w:type="dxa"/>
        </w:tcPr>
        <w:p w14:paraId="3E11912C" w14:textId="77777777" w:rsidR="00354897" w:rsidRDefault="00354897">
          <w:pPr>
            <w:pStyle w:val="Footer"/>
            <w:spacing w:before="80"/>
            <w:rPr>
              <w:bCs/>
            </w:rPr>
          </w:pPr>
          <w:r>
            <w:rPr>
              <w:bCs/>
            </w:rPr>
            <w:t>Date</w:t>
          </w:r>
        </w:p>
        <w:p w14:paraId="42FB2AD0" w14:textId="3115D8C7" w:rsidR="00354897" w:rsidRDefault="00354897">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C078E2">
            <w:rPr>
              <w:b w:val="0"/>
              <w:bCs/>
              <w:noProof/>
            </w:rPr>
            <w:t>11/21/2018</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911D49">
            <w:rPr>
              <w:b w:val="0"/>
              <w:bCs/>
              <w:noProof/>
            </w:rPr>
            <w:t>10:23 PM</w:t>
          </w:r>
          <w:r>
            <w:rPr>
              <w:b w:val="0"/>
              <w:bCs/>
            </w:rPr>
            <w:fldChar w:fldCharType="end"/>
          </w:r>
        </w:p>
      </w:tc>
      <w:tc>
        <w:tcPr>
          <w:tcW w:w="1080" w:type="dxa"/>
        </w:tcPr>
        <w:p w14:paraId="38A641A2" w14:textId="77777777" w:rsidR="00354897" w:rsidRDefault="00354897">
          <w:pPr>
            <w:pStyle w:val="Footer"/>
            <w:spacing w:before="80"/>
            <w:rPr>
              <w:bCs/>
            </w:rPr>
          </w:pPr>
          <w:r>
            <w:rPr>
              <w:bCs/>
            </w:rPr>
            <w:t>Page</w:t>
          </w:r>
        </w:p>
        <w:p w14:paraId="5D30B60C" w14:textId="77777777" w:rsidR="00354897" w:rsidRDefault="00354897">
          <w:pPr>
            <w:pStyle w:val="Footer"/>
            <w:spacing w:before="80"/>
          </w:pPr>
          <w:r>
            <w:rPr>
              <w:b w:val="0"/>
              <w:bCs/>
            </w:rPr>
            <w:fldChar w:fldCharType="begin"/>
          </w:r>
          <w:r>
            <w:rPr>
              <w:b w:val="0"/>
              <w:bCs/>
            </w:rPr>
            <w:instrText xml:space="preserve">page </w:instrText>
          </w:r>
          <w:r>
            <w:rPr>
              <w:b w:val="0"/>
              <w:bCs/>
            </w:rPr>
            <w:fldChar w:fldCharType="separate"/>
          </w:r>
          <w:r w:rsidR="008B4C06">
            <w:rPr>
              <w:b w:val="0"/>
              <w:bCs/>
              <w:noProof/>
            </w:rPr>
            <w:t>iv</w:t>
          </w:r>
          <w:r>
            <w:rPr>
              <w:b w:val="0"/>
              <w:bCs/>
            </w:rPr>
            <w:fldChar w:fldCharType="end"/>
          </w:r>
          <w:r>
            <w:t xml:space="preserve"> </w:t>
          </w:r>
        </w:p>
        <w:p w14:paraId="30C4CE2A" w14:textId="77777777" w:rsidR="00354897" w:rsidRDefault="00354897">
          <w:pPr>
            <w:pStyle w:val="Footer"/>
            <w:spacing w:before="80"/>
          </w:pPr>
        </w:p>
        <w:p w14:paraId="0925F901" w14:textId="77777777" w:rsidR="00354897" w:rsidRDefault="00354897">
          <w:pPr>
            <w:pStyle w:val="Footer"/>
            <w:spacing w:before="80"/>
          </w:pPr>
        </w:p>
      </w:tc>
    </w:tr>
  </w:tbl>
  <w:p w14:paraId="53FB9390" w14:textId="77777777" w:rsidR="00354897" w:rsidRDefault="003548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354897" w14:paraId="4CC82BED" w14:textId="77777777">
      <w:tc>
        <w:tcPr>
          <w:tcW w:w="3240" w:type="dxa"/>
        </w:tcPr>
        <w:p w14:paraId="189CDD60" w14:textId="77777777" w:rsidR="00354897" w:rsidRDefault="00354897">
          <w:pPr>
            <w:pStyle w:val="Footer"/>
            <w:rPr>
              <w:b w:val="0"/>
              <w:bCs/>
            </w:rPr>
          </w:pPr>
          <w:r>
            <w:rPr>
              <w:b w:val="0"/>
              <w:bCs/>
            </w:rPr>
            <w:t>Software Requirements Specification</w:t>
          </w:r>
        </w:p>
      </w:tc>
      <w:tc>
        <w:tcPr>
          <w:tcW w:w="2880" w:type="dxa"/>
        </w:tcPr>
        <w:p w14:paraId="54E55EE6" w14:textId="77777777" w:rsidR="00354897" w:rsidRDefault="00354897" w:rsidP="00D25A3C">
          <w:pPr>
            <w:pStyle w:val="Footer"/>
            <w:rPr>
              <w:b w:val="0"/>
              <w:bCs/>
            </w:rPr>
          </w:pPr>
          <w:r>
            <w:t>Team 5</w:t>
          </w:r>
          <w:r w:rsidR="00105208">
            <w:fldChar w:fldCharType="begin"/>
          </w:r>
          <w:r w:rsidR="00105208">
            <w:instrText xml:space="preserve"> DOCPROPERTY "Company"  \* MERGEFORMAT </w:instrText>
          </w:r>
          <w:r w:rsidR="00105208">
            <w:fldChar w:fldCharType="end"/>
          </w:r>
        </w:p>
      </w:tc>
      <w:tc>
        <w:tcPr>
          <w:tcW w:w="1980" w:type="dxa"/>
        </w:tcPr>
        <w:p w14:paraId="7E769224" w14:textId="77777777" w:rsidR="00354897" w:rsidRDefault="00354897">
          <w:pPr>
            <w:pStyle w:val="Footer"/>
            <w:rPr>
              <w:b w:val="0"/>
              <w:bCs/>
            </w:rPr>
          </w:pPr>
          <w:r>
            <w:rPr>
              <w:b w:val="0"/>
              <w:bCs/>
            </w:rPr>
            <w:t>Date</w:t>
          </w:r>
        </w:p>
        <w:p w14:paraId="25D16132" w14:textId="69044FC9" w:rsidR="00354897" w:rsidRDefault="00354897">
          <w:pPr>
            <w:pStyle w:val="Footer"/>
          </w:pPr>
          <w:r>
            <w:fldChar w:fldCharType="begin"/>
          </w:r>
          <w:r>
            <w:instrText xml:space="preserve"> DATE \@ "M/d/yyyy" </w:instrText>
          </w:r>
          <w:r>
            <w:fldChar w:fldCharType="separate"/>
          </w:r>
          <w:r w:rsidR="00C078E2">
            <w:rPr>
              <w:noProof/>
            </w:rPr>
            <w:t>11/21/2018</w:t>
          </w:r>
          <w:r>
            <w:fldChar w:fldCharType="end"/>
          </w:r>
          <w:r>
            <w:t xml:space="preserve"> </w:t>
          </w:r>
          <w:r>
            <w:fldChar w:fldCharType="begin"/>
          </w:r>
          <w:r>
            <w:instrText xml:space="preserve"> TIME \@ "h:mm AM/PM" </w:instrText>
          </w:r>
          <w:r>
            <w:fldChar w:fldCharType="separate"/>
          </w:r>
          <w:r w:rsidR="00911D49">
            <w:rPr>
              <w:noProof/>
            </w:rPr>
            <w:t>10:23 PM</w:t>
          </w:r>
          <w:r>
            <w:fldChar w:fldCharType="end"/>
          </w:r>
        </w:p>
      </w:tc>
      <w:tc>
        <w:tcPr>
          <w:tcW w:w="900" w:type="dxa"/>
        </w:tcPr>
        <w:p w14:paraId="6C8A8737" w14:textId="77777777" w:rsidR="00354897" w:rsidRDefault="00354897">
          <w:pPr>
            <w:pStyle w:val="Footer"/>
            <w:rPr>
              <w:b w:val="0"/>
              <w:bCs/>
            </w:rPr>
          </w:pPr>
          <w:r>
            <w:rPr>
              <w:b w:val="0"/>
              <w:bCs/>
            </w:rPr>
            <w:t>Page</w:t>
          </w:r>
        </w:p>
        <w:p w14:paraId="197230D5" w14:textId="77777777" w:rsidR="00354897" w:rsidRDefault="00354897">
          <w:pPr>
            <w:pStyle w:val="Footer"/>
            <w:rPr>
              <w:b w:val="0"/>
              <w:bCs/>
            </w:rPr>
          </w:pPr>
          <w:r>
            <w:rPr>
              <w:rStyle w:val="PageNumber"/>
            </w:rPr>
            <w:fldChar w:fldCharType="begin"/>
          </w:r>
          <w:r>
            <w:rPr>
              <w:rStyle w:val="PageNumber"/>
            </w:rPr>
            <w:instrText xml:space="preserve"> PAGE </w:instrText>
          </w:r>
          <w:r>
            <w:rPr>
              <w:rStyle w:val="PageNumber"/>
            </w:rPr>
            <w:fldChar w:fldCharType="separate"/>
          </w:r>
          <w:r w:rsidR="00933B1A">
            <w:rPr>
              <w:rStyle w:val="PageNumber"/>
              <w:noProof/>
            </w:rPr>
            <w:t>26</w:t>
          </w:r>
          <w:r>
            <w:rPr>
              <w:rStyle w:val="PageNumber"/>
            </w:rPr>
            <w:fldChar w:fldCharType="end"/>
          </w:r>
        </w:p>
      </w:tc>
    </w:tr>
  </w:tbl>
  <w:p w14:paraId="364A070E" w14:textId="77777777" w:rsidR="00354897" w:rsidRDefault="00354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0A475" w14:textId="77777777" w:rsidR="0092175B" w:rsidRDefault="0092175B">
      <w:r>
        <w:separator/>
      </w:r>
    </w:p>
  </w:footnote>
  <w:footnote w:type="continuationSeparator" w:id="0">
    <w:p w14:paraId="754CA3FA" w14:textId="77777777" w:rsidR="0092175B" w:rsidRDefault="0092175B">
      <w:r>
        <w:continuationSeparator/>
      </w:r>
    </w:p>
  </w:footnote>
  <w:footnote w:type="continuationNotice" w:id="1">
    <w:p w14:paraId="4592A24A" w14:textId="77777777" w:rsidR="0092175B" w:rsidRDefault="009217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77C1E" w14:textId="77777777" w:rsidR="00354897" w:rsidRDefault="00354897">
    <w:pPr>
      <w:rPr>
        <w:sz w:val="24"/>
      </w:rPr>
    </w:pPr>
  </w:p>
  <w:p w14:paraId="1FA1577B" w14:textId="77777777" w:rsidR="00354897" w:rsidRDefault="00354897">
    <w:pPr>
      <w:pBdr>
        <w:top w:val="single" w:sz="6" w:space="1" w:color="auto"/>
      </w:pBdr>
      <w:rPr>
        <w:sz w:val="24"/>
      </w:rPr>
    </w:pPr>
  </w:p>
  <w:p w14:paraId="0BA5C63B" w14:textId="77777777" w:rsidR="00354897" w:rsidRDefault="004701A6">
    <w:pPr>
      <w:pStyle w:val="Title"/>
    </w:pPr>
    <w:fldSimple w:instr=" DOCPROPERTY &quot;Company&quot;  \* MERGEFORMAT ">
      <w:r w:rsidR="00354897">
        <w:t>Team 5</w:t>
      </w:r>
    </w:fldSimple>
  </w:p>
  <w:p w14:paraId="71B26FEA" w14:textId="77777777" w:rsidR="00354897" w:rsidRDefault="00354897">
    <w:pPr>
      <w:pBdr>
        <w:bottom w:val="single" w:sz="6" w:space="1" w:color="auto"/>
      </w:pBdr>
      <w:jc w:val="right"/>
      <w:rPr>
        <w:sz w:val="24"/>
      </w:rPr>
    </w:pPr>
  </w:p>
  <w:p w14:paraId="657C63D5" w14:textId="77777777" w:rsidR="00354897" w:rsidRDefault="00354897">
    <w:pPr>
      <w:pStyle w:val="Title"/>
    </w:pPr>
  </w:p>
  <w:p w14:paraId="700EDE15" w14:textId="77777777" w:rsidR="00354897" w:rsidRDefault="00354897">
    <w:pPr>
      <w:pStyle w:val="Title"/>
    </w:pPr>
  </w:p>
  <w:p w14:paraId="056AC790" w14:textId="77777777" w:rsidR="00354897" w:rsidRDefault="00354897">
    <w:pPr>
      <w:pStyle w:val="Title"/>
    </w:pPr>
  </w:p>
  <w:p w14:paraId="6C76A392" w14:textId="77777777" w:rsidR="00354897" w:rsidRDefault="00354897">
    <w:pPr>
      <w:pStyle w:val="Title"/>
    </w:pPr>
  </w:p>
  <w:p w14:paraId="1E6E0417" w14:textId="77777777" w:rsidR="00354897" w:rsidRDefault="00354897">
    <w:pPr>
      <w:pStyle w:val="Title"/>
    </w:pPr>
  </w:p>
  <w:p w14:paraId="7D9F9721" w14:textId="77777777" w:rsidR="00354897" w:rsidRDefault="00354897">
    <w:pPr>
      <w:pStyle w:val="Title"/>
    </w:pPr>
  </w:p>
  <w:p w14:paraId="6E75D6B4" w14:textId="77777777" w:rsidR="00354897" w:rsidRDefault="00354897">
    <w:pPr>
      <w:pStyle w:val="Title"/>
    </w:pPr>
  </w:p>
  <w:p w14:paraId="39BAB233" w14:textId="77777777" w:rsidR="00354897" w:rsidRDefault="00354897">
    <w:pPr>
      <w:pStyle w:val="Title"/>
    </w:pPr>
  </w:p>
  <w:p w14:paraId="4A531D47" w14:textId="77777777" w:rsidR="00354897" w:rsidRDefault="00354897">
    <w:pPr>
      <w:pStyle w:val="Title"/>
    </w:pPr>
  </w:p>
  <w:p w14:paraId="719702F5" w14:textId="77777777" w:rsidR="00354897" w:rsidRDefault="00354897">
    <w:pPr>
      <w:pStyle w:val="Title"/>
    </w:pPr>
  </w:p>
  <w:p w14:paraId="49596CDC" w14:textId="77777777" w:rsidR="00354897" w:rsidRDefault="00354897"/>
  <w:p w14:paraId="06B21781" w14:textId="77777777" w:rsidR="00354897" w:rsidRDefault="00354897"/>
  <w:p w14:paraId="793C72B2" w14:textId="77777777" w:rsidR="00354897" w:rsidRDefault="003548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402A6" w14:textId="77777777" w:rsidR="00354897" w:rsidRDefault="004701A6">
    <w:pPr>
      <w:pStyle w:val="Header"/>
    </w:pPr>
    <w:fldSimple w:instr=" TITLE  \* MERGEFORMAT ">
      <w:r w:rsidR="00354897">
        <w:t>Software Requirements Specification</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5CEC6" w14:textId="77777777" w:rsidR="00354897" w:rsidRDefault="00354897">
    <w:pPr>
      <w:pStyle w:val="Header"/>
    </w:pPr>
    <w:r>
      <w:t>Software Requirements Specification</w:t>
    </w:r>
    <w:r>
      <w:tab/>
    </w:r>
    <w:r>
      <w:tab/>
    </w:r>
  </w:p>
  <w:p w14:paraId="52BA75D8" w14:textId="77777777" w:rsidR="00354897" w:rsidRDefault="00354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21B0402"/>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6226C8B"/>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3A0A46"/>
    <w:multiLevelType w:val="multilevel"/>
    <w:tmpl w:val="B476CA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D532E"/>
    <w:multiLevelType w:val="multilevel"/>
    <w:tmpl w:val="B24CA3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B6406"/>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747F7"/>
    <w:multiLevelType w:val="multilevel"/>
    <w:tmpl w:val="D33C28AE"/>
    <w:lvl w:ilvl="0">
      <w:start w:val="1"/>
      <w:numFmt w:val="lowerLetter"/>
      <w:lvlText w:val="%1."/>
      <w:lvlJc w:val="left"/>
      <w:pPr>
        <w:tabs>
          <w:tab w:val="num" w:pos="720"/>
        </w:tabs>
        <w:ind w:left="720" w:hanging="360"/>
      </w:pPr>
      <w:rPr>
        <w:rFonts w:hint="default"/>
        <w:color w:val="000000"/>
        <w:sz w:val="20"/>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C001C83"/>
    <w:multiLevelType w:val="multilevel"/>
    <w:tmpl w:val="D33C28AE"/>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CC75A1D"/>
    <w:multiLevelType w:val="multilevel"/>
    <w:tmpl w:val="D33C28AE"/>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E7F54CC"/>
    <w:multiLevelType w:val="multilevel"/>
    <w:tmpl w:val="9F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31C59B7"/>
    <w:multiLevelType w:val="multilevel"/>
    <w:tmpl w:val="0FD832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B2B94"/>
    <w:multiLevelType w:val="multilevel"/>
    <w:tmpl w:val="D33C28AE"/>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6870083"/>
    <w:multiLevelType w:val="multilevel"/>
    <w:tmpl w:val="9A1C9A1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823BD"/>
    <w:multiLevelType w:val="hybridMultilevel"/>
    <w:tmpl w:val="FFFFFFFF"/>
    <w:lvl w:ilvl="0" w:tplc="698EE238">
      <w:start w:val="1"/>
      <w:numFmt w:val="decimal"/>
      <w:lvlText w:val="%1."/>
      <w:lvlJc w:val="left"/>
      <w:pPr>
        <w:ind w:left="720" w:hanging="360"/>
      </w:pPr>
    </w:lvl>
    <w:lvl w:ilvl="1" w:tplc="0DD03BEC">
      <w:start w:val="1"/>
      <w:numFmt w:val="lowerLetter"/>
      <w:lvlText w:val="%2."/>
      <w:lvlJc w:val="left"/>
      <w:pPr>
        <w:ind w:left="1440" w:hanging="360"/>
      </w:pPr>
    </w:lvl>
    <w:lvl w:ilvl="2" w:tplc="4C106A0C">
      <w:start w:val="1"/>
      <w:numFmt w:val="lowerRoman"/>
      <w:lvlText w:val="%3."/>
      <w:lvlJc w:val="right"/>
      <w:pPr>
        <w:ind w:left="2160" w:hanging="180"/>
      </w:pPr>
    </w:lvl>
    <w:lvl w:ilvl="3" w:tplc="B2F2659E">
      <w:start w:val="1"/>
      <w:numFmt w:val="decimal"/>
      <w:lvlText w:val="%4."/>
      <w:lvlJc w:val="left"/>
      <w:pPr>
        <w:ind w:left="2880" w:hanging="360"/>
      </w:pPr>
    </w:lvl>
    <w:lvl w:ilvl="4" w:tplc="E81C13F4">
      <w:start w:val="1"/>
      <w:numFmt w:val="lowerLetter"/>
      <w:lvlText w:val="%5."/>
      <w:lvlJc w:val="left"/>
      <w:pPr>
        <w:ind w:left="3600" w:hanging="360"/>
      </w:pPr>
    </w:lvl>
    <w:lvl w:ilvl="5" w:tplc="B8C264F0">
      <w:start w:val="1"/>
      <w:numFmt w:val="lowerRoman"/>
      <w:lvlText w:val="%6."/>
      <w:lvlJc w:val="right"/>
      <w:pPr>
        <w:ind w:left="4320" w:hanging="180"/>
      </w:pPr>
    </w:lvl>
    <w:lvl w:ilvl="6" w:tplc="A1A24A98">
      <w:start w:val="1"/>
      <w:numFmt w:val="decimal"/>
      <w:lvlText w:val="%7."/>
      <w:lvlJc w:val="left"/>
      <w:pPr>
        <w:ind w:left="5040" w:hanging="360"/>
      </w:pPr>
    </w:lvl>
    <w:lvl w:ilvl="7" w:tplc="26864B98">
      <w:start w:val="1"/>
      <w:numFmt w:val="lowerLetter"/>
      <w:lvlText w:val="%8."/>
      <w:lvlJc w:val="left"/>
      <w:pPr>
        <w:ind w:left="5760" w:hanging="360"/>
      </w:pPr>
    </w:lvl>
    <w:lvl w:ilvl="8" w:tplc="9C18B144">
      <w:start w:val="1"/>
      <w:numFmt w:val="lowerRoman"/>
      <w:lvlText w:val="%9."/>
      <w:lvlJc w:val="right"/>
      <w:pPr>
        <w:ind w:left="6480" w:hanging="180"/>
      </w:pPr>
    </w:lvl>
  </w:abstractNum>
  <w:abstractNum w:abstractNumId="14" w15:restartNumberingAfterBreak="0">
    <w:nsid w:val="19AD4448"/>
    <w:multiLevelType w:val="multilevel"/>
    <w:tmpl w:val="D33C28AE"/>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9E7580F"/>
    <w:multiLevelType w:val="multilevel"/>
    <w:tmpl w:val="9A1EE7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E32BEE"/>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C813369"/>
    <w:multiLevelType w:val="multilevel"/>
    <w:tmpl w:val="04D841CE"/>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DD93E00"/>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DB2215"/>
    <w:multiLevelType w:val="multilevel"/>
    <w:tmpl w:val="5CB0639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D46D5D"/>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15A23FD"/>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1B138EF"/>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39B241F"/>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3AC328B"/>
    <w:multiLevelType w:val="multilevel"/>
    <w:tmpl w:val="8DCE7F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23AD596E"/>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2443632E"/>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5463118"/>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65306A0"/>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8C30A12"/>
    <w:multiLevelType w:val="multilevel"/>
    <w:tmpl w:val="FF16A5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9817A16"/>
    <w:multiLevelType w:val="multilevel"/>
    <w:tmpl w:val="D33C28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B71559E"/>
    <w:multiLevelType w:val="hybridMultilevel"/>
    <w:tmpl w:val="E76E0F1C"/>
    <w:lvl w:ilvl="0" w:tplc="F2101AFE">
      <w:start w:val="1"/>
      <w:numFmt w:val="lowerLetter"/>
      <w:lvlText w:val="%1."/>
      <w:lvlJc w:val="left"/>
      <w:pPr>
        <w:ind w:left="216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0E4FCA"/>
    <w:multiLevelType w:val="multilevel"/>
    <w:tmpl w:val="D33C28AE"/>
    <w:lvl w:ilvl="0">
      <w:start w:val="8"/>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C4C0A5D"/>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2DB65337"/>
    <w:multiLevelType w:val="multilevel"/>
    <w:tmpl w:val="3D36BC2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DC10038"/>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014124"/>
    <w:multiLevelType w:val="multilevel"/>
    <w:tmpl w:val="986E1AF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30F67867"/>
    <w:multiLevelType w:val="multilevel"/>
    <w:tmpl w:val="D33C28A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2EE1379"/>
    <w:multiLevelType w:val="multilevel"/>
    <w:tmpl w:val="988E2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36646587"/>
    <w:multiLevelType w:val="hybridMultilevel"/>
    <w:tmpl w:val="97262810"/>
    <w:lvl w:ilvl="0" w:tplc="17043348">
      <w:start w:val="1"/>
      <w:numFmt w:val="decimal"/>
      <w:lvlText w:val="%1."/>
      <w:lvlJc w:val="left"/>
      <w:pPr>
        <w:ind w:left="720" w:hanging="360"/>
      </w:pPr>
      <w:rPr>
        <w:rFonts w:ascii="Times New Roman" w:hAnsi="Times New Roman" w:cs="Times New Roman"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1A3182"/>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15:restartNumberingAfterBreak="0">
    <w:nsid w:val="384E3F40"/>
    <w:multiLevelType w:val="multilevel"/>
    <w:tmpl w:val="D33C28AE"/>
    <w:lvl w:ilvl="0">
      <w:start w:val="5"/>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3EA1565A"/>
    <w:multiLevelType w:val="multilevel"/>
    <w:tmpl w:val="E57C888C"/>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3FB82B41"/>
    <w:multiLevelType w:val="multilevel"/>
    <w:tmpl w:val="D33C28A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2130CDD"/>
    <w:multiLevelType w:val="multilevel"/>
    <w:tmpl w:val="67EE933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428F1906"/>
    <w:multiLevelType w:val="multilevel"/>
    <w:tmpl w:val="4AA2A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4900E41"/>
    <w:multiLevelType w:val="multilevel"/>
    <w:tmpl w:val="D33C28AE"/>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44EE273B"/>
    <w:multiLevelType w:val="multilevel"/>
    <w:tmpl w:val="9F30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632ED9"/>
    <w:multiLevelType w:val="multilevel"/>
    <w:tmpl w:val="115EA5A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812571"/>
    <w:multiLevelType w:val="hybridMultilevel"/>
    <w:tmpl w:val="32F67D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7D5BFD"/>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46D518D0"/>
    <w:multiLevelType w:val="multilevel"/>
    <w:tmpl w:val="D33C28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54" w15:restartNumberingAfterBreak="0">
    <w:nsid w:val="49A20C98"/>
    <w:multiLevelType w:val="multilevel"/>
    <w:tmpl w:val="CB0ABF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C366F75"/>
    <w:multiLevelType w:val="multilevel"/>
    <w:tmpl w:val="4062547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4A7664"/>
    <w:multiLevelType w:val="multilevel"/>
    <w:tmpl w:val="D33C28A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4E031573"/>
    <w:multiLevelType w:val="multilevel"/>
    <w:tmpl w:val="FD60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E567AAD"/>
    <w:multiLevelType w:val="multilevel"/>
    <w:tmpl w:val="D33C28A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50E80F69"/>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3466B98"/>
    <w:multiLevelType w:val="multilevel"/>
    <w:tmpl w:val="CBC27E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4895C49"/>
    <w:multiLevelType w:val="multilevel"/>
    <w:tmpl w:val="43DCB5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55DE6F63"/>
    <w:multiLevelType w:val="multilevel"/>
    <w:tmpl w:val="04B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58603635"/>
    <w:multiLevelType w:val="multilevel"/>
    <w:tmpl w:val="B27A939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5D1D788C"/>
    <w:multiLevelType w:val="multilevel"/>
    <w:tmpl w:val="D33C28A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 w15:restartNumberingAfterBreak="0">
    <w:nsid w:val="5F2F69C6"/>
    <w:multiLevelType w:val="multilevel"/>
    <w:tmpl w:val="D33C28A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63E50BBD"/>
    <w:multiLevelType w:val="multilevel"/>
    <w:tmpl w:val="2C6A4C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B762BD"/>
    <w:multiLevelType w:val="multilevel"/>
    <w:tmpl w:val="BDE2FC8C"/>
    <w:lvl w:ilvl="0">
      <w:start w:val="1"/>
      <w:numFmt w:val="bullet"/>
      <w:pStyle w:val="Bullet"/>
      <w:lvlText w:val=""/>
      <w:lvlJc w:val="left"/>
      <w:pPr>
        <w:tabs>
          <w:tab w:val="num" w:pos="1152"/>
        </w:tabs>
        <w:ind w:left="1152" w:hanging="432"/>
      </w:pPr>
      <w:rPr>
        <w:rFonts w:ascii="Wingdings" w:hAnsi="Wingdings" w:hint="default"/>
        <w:sz w:val="16"/>
      </w:rPr>
    </w:lvl>
    <w:lvl w:ilvl="1">
      <w:start w:val="1"/>
      <w:numFmt w:val="bullet"/>
      <w:lvlText w:val="-"/>
      <w:lvlJc w:val="left"/>
      <w:pPr>
        <w:tabs>
          <w:tab w:val="num" w:pos="1584"/>
        </w:tabs>
        <w:ind w:left="1440" w:hanging="216"/>
      </w:pPr>
      <w:rPr>
        <w:rFonts w:asci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5EF41C0"/>
    <w:multiLevelType w:val="multilevel"/>
    <w:tmpl w:val="D33C28AE"/>
    <w:lvl w:ilvl="0">
      <w:start w:val="4"/>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69407F8A"/>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694537F6"/>
    <w:multiLevelType w:val="multilevel"/>
    <w:tmpl w:val="3DDA2FA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15:restartNumberingAfterBreak="0">
    <w:nsid w:val="697B62C4"/>
    <w:multiLevelType w:val="multilevel"/>
    <w:tmpl w:val="AB00921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DF6846"/>
    <w:multiLevelType w:val="hybridMultilevel"/>
    <w:tmpl w:val="38BE3F50"/>
    <w:lvl w:ilvl="0" w:tplc="4E92A46E">
      <w:start w:val="1"/>
      <w:numFmt w:val="decimal"/>
      <w:pStyle w:val="Requirements"/>
      <w:lvlText w:val="[Rq%1]"/>
      <w:lvlJc w:val="left"/>
      <w:pPr>
        <w:tabs>
          <w:tab w:val="num" w:pos="720"/>
        </w:tabs>
        <w:ind w:left="360" w:hanging="360"/>
      </w:pPr>
      <w:rPr>
        <w:rFonts w:ascii="Times New Roman" w:hAnsi="Times New Roman" w:hint="default"/>
        <w:b w:val="0"/>
        <w:i w:val="0"/>
        <w:sz w:val="20"/>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3" w15:restartNumberingAfterBreak="0">
    <w:nsid w:val="6D064457"/>
    <w:multiLevelType w:val="multilevel"/>
    <w:tmpl w:val="F5E28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D093EDC"/>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6E5D470C"/>
    <w:multiLevelType w:val="multilevel"/>
    <w:tmpl w:val="D374C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FD4727A"/>
    <w:multiLevelType w:val="multilevel"/>
    <w:tmpl w:val="252A425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2F1D2D"/>
    <w:multiLevelType w:val="multilevel"/>
    <w:tmpl w:val="D33C28A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72934261"/>
    <w:multiLevelType w:val="multilevel"/>
    <w:tmpl w:val="EBC69D5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sz w:val="20"/>
        <w:szCs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745866"/>
    <w:multiLevelType w:val="hybridMultilevel"/>
    <w:tmpl w:val="AB8CC2F2"/>
    <w:lvl w:ilvl="0" w:tplc="17043348">
      <w:start w:val="1"/>
      <w:numFmt w:val="decimal"/>
      <w:lvlText w:val="%1."/>
      <w:lvlJc w:val="left"/>
      <w:pPr>
        <w:ind w:left="720" w:hanging="360"/>
      </w:pPr>
      <w:rPr>
        <w:rFonts w:ascii="Times New Roman" w:hAnsi="Times New Roman" w:cs="Times New Roman"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5687B27"/>
    <w:multiLevelType w:val="multilevel"/>
    <w:tmpl w:val="A0D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8867FA7"/>
    <w:multiLevelType w:val="multilevel"/>
    <w:tmpl w:val="F43663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9B0960"/>
    <w:multiLevelType w:val="multilevel"/>
    <w:tmpl w:val="D33C28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 w15:restartNumberingAfterBreak="0">
    <w:nsid w:val="79D076DC"/>
    <w:multiLevelType w:val="multilevel"/>
    <w:tmpl w:val="D33C28A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15:restartNumberingAfterBreak="0">
    <w:nsid w:val="7B430976"/>
    <w:multiLevelType w:val="multilevel"/>
    <w:tmpl w:val="3BF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C227FC8"/>
    <w:multiLevelType w:val="multilevel"/>
    <w:tmpl w:val="F5D0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9D54EE"/>
    <w:multiLevelType w:val="multilevel"/>
    <w:tmpl w:val="D33C28A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7E5E2E56"/>
    <w:multiLevelType w:val="multilevel"/>
    <w:tmpl w:val="8E6AEE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D33D65"/>
    <w:multiLevelType w:val="multilevel"/>
    <w:tmpl w:val="D33C28A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1"/>
  </w:num>
  <w:num w:numId="11">
    <w:abstractNumId w:val="53"/>
  </w:num>
  <w:num w:numId="12">
    <w:abstractNumId w:val="41"/>
    <w:lvlOverride w:ilvl="0">
      <w:startOverride w:val="1"/>
    </w:lvlOverride>
  </w:num>
  <w:num w:numId="13">
    <w:abstractNumId w:val="41"/>
    <w:lvlOverride w:ilvl="0">
      <w:startOverride w:val="1"/>
    </w:lvlOverride>
  </w:num>
  <w:num w:numId="14">
    <w:abstractNumId w:val="41"/>
    <w:lvlOverride w:ilvl="0">
      <w:startOverride w:val="1"/>
    </w:lvlOverride>
  </w:num>
  <w:num w:numId="15">
    <w:abstractNumId w:val="41"/>
    <w:lvlOverride w:ilvl="0">
      <w:startOverride w:val="1"/>
    </w:lvlOverride>
  </w:num>
  <w:num w:numId="16">
    <w:abstractNumId w:val="41"/>
    <w:lvlOverride w:ilvl="0">
      <w:startOverride w:val="1"/>
    </w:lvlOverride>
  </w:num>
  <w:num w:numId="17">
    <w:abstractNumId w:val="41"/>
    <w:lvlOverride w:ilvl="0">
      <w:startOverride w:val="1"/>
    </w:lvlOverride>
  </w:num>
  <w:num w:numId="18">
    <w:abstractNumId w:val="72"/>
  </w:num>
  <w:num w:numId="19">
    <w:abstractNumId w:val="67"/>
  </w:num>
  <w:num w:numId="20">
    <w:abstractNumId w:val="78"/>
  </w:num>
  <w:num w:numId="21">
    <w:abstractNumId w:val="15"/>
  </w:num>
  <w:num w:numId="22">
    <w:abstractNumId w:val="39"/>
  </w:num>
  <w:num w:numId="23">
    <w:abstractNumId w:val="37"/>
  </w:num>
  <w:num w:numId="24">
    <w:abstractNumId w:val="8"/>
  </w:num>
  <w:num w:numId="25">
    <w:abstractNumId w:val="11"/>
  </w:num>
  <w:num w:numId="26">
    <w:abstractNumId w:val="68"/>
  </w:num>
  <w:num w:numId="27">
    <w:abstractNumId w:val="42"/>
  </w:num>
  <w:num w:numId="28">
    <w:abstractNumId w:val="28"/>
  </w:num>
  <w:num w:numId="29">
    <w:abstractNumId w:val="58"/>
  </w:num>
  <w:num w:numId="30">
    <w:abstractNumId w:val="32"/>
  </w:num>
  <w:num w:numId="31">
    <w:abstractNumId w:val="30"/>
  </w:num>
  <w:num w:numId="32">
    <w:abstractNumId w:val="83"/>
  </w:num>
  <w:num w:numId="33">
    <w:abstractNumId w:val="47"/>
  </w:num>
  <w:num w:numId="34">
    <w:abstractNumId w:val="65"/>
  </w:num>
  <w:num w:numId="35">
    <w:abstractNumId w:val="7"/>
  </w:num>
  <w:num w:numId="36">
    <w:abstractNumId w:val="14"/>
  </w:num>
  <w:num w:numId="37">
    <w:abstractNumId w:val="82"/>
  </w:num>
  <w:num w:numId="38">
    <w:abstractNumId w:val="64"/>
  </w:num>
  <w:num w:numId="39">
    <w:abstractNumId w:val="44"/>
  </w:num>
  <w:num w:numId="40">
    <w:abstractNumId w:val="52"/>
  </w:num>
  <w:num w:numId="41">
    <w:abstractNumId w:val="86"/>
  </w:num>
  <w:num w:numId="42">
    <w:abstractNumId w:val="1"/>
  </w:num>
  <w:num w:numId="43">
    <w:abstractNumId w:val="88"/>
  </w:num>
  <w:num w:numId="44">
    <w:abstractNumId w:val="69"/>
  </w:num>
  <w:num w:numId="45">
    <w:abstractNumId w:val="51"/>
  </w:num>
  <w:num w:numId="46">
    <w:abstractNumId w:val="22"/>
  </w:num>
  <w:num w:numId="47">
    <w:abstractNumId w:val="21"/>
  </w:num>
  <w:num w:numId="48">
    <w:abstractNumId w:val="16"/>
  </w:num>
  <w:num w:numId="49">
    <w:abstractNumId w:val="27"/>
  </w:num>
  <w:num w:numId="50">
    <w:abstractNumId w:val="25"/>
  </w:num>
  <w:num w:numId="51">
    <w:abstractNumId w:val="20"/>
  </w:num>
  <w:num w:numId="52">
    <w:abstractNumId w:val="56"/>
  </w:num>
  <w:num w:numId="53">
    <w:abstractNumId w:val="77"/>
  </w:num>
  <w:num w:numId="54">
    <w:abstractNumId w:val="4"/>
  </w:num>
  <w:num w:numId="55">
    <w:abstractNumId w:val="74"/>
  </w:num>
  <w:num w:numId="56">
    <w:abstractNumId w:val="10"/>
  </w:num>
  <w:num w:numId="57">
    <w:abstractNumId w:val="26"/>
  </w:num>
  <w:num w:numId="58">
    <w:abstractNumId w:val="3"/>
  </w:num>
  <w:num w:numId="59">
    <w:abstractNumId w:val="18"/>
  </w:num>
  <w:num w:numId="60">
    <w:abstractNumId w:val="2"/>
  </w:num>
  <w:num w:numId="61">
    <w:abstractNumId w:val="87"/>
  </w:num>
  <w:num w:numId="62">
    <w:abstractNumId w:val="59"/>
  </w:num>
  <w:num w:numId="63">
    <w:abstractNumId w:val="12"/>
  </w:num>
  <w:num w:numId="64">
    <w:abstractNumId w:val="33"/>
  </w:num>
  <w:num w:numId="65">
    <w:abstractNumId w:val="40"/>
  </w:num>
  <w:num w:numId="66">
    <w:abstractNumId w:val="23"/>
  </w:num>
  <w:num w:numId="67">
    <w:abstractNumId w:val="66"/>
  </w:num>
  <w:num w:numId="68">
    <w:abstractNumId w:val="76"/>
  </w:num>
  <w:num w:numId="69">
    <w:abstractNumId w:val="49"/>
  </w:num>
  <w:num w:numId="70">
    <w:abstractNumId w:val="71"/>
  </w:num>
  <w:num w:numId="71">
    <w:abstractNumId w:val="81"/>
  </w:num>
  <w:num w:numId="72">
    <w:abstractNumId w:val="55"/>
  </w:num>
  <w:num w:numId="73">
    <w:abstractNumId w:val="19"/>
  </w:num>
  <w:num w:numId="74">
    <w:abstractNumId w:val="48"/>
  </w:num>
  <w:num w:numId="75">
    <w:abstractNumId w:val="84"/>
  </w:num>
  <w:num w:numId="76">
    <w:abstractNumId w:val="38"/>
  </w:num>
  <w:num w:numId="77">
    <w:abstractNumId w:val="60"/>
  </w:num>
  <w:num w:numId="78">
    <w:abstractNumId w:val="85"/>
  </w:num>
  <w:num w:numId="79">
    <w:abstractNumId w:val="50"/>
  </w:num>
  <w:num w:numId="80">
    <w:abstractNumId w:val="36"/>
  </w:num>
  <w:num w:numId="81">
    <w:abstractNumId w:val="54"/>
  </w:num>
  <w:num w:numId="82">
    <w:abstractNumId w:val="63"/>
  </w:num>
  <w:num w:numId="83">
    <w:abstractNumId w:val="31"/>
  </w:num>
  <w:num w:numId="84">
    <w:abstractNumId w:val="61"/>
  </w:num>
  <w:num w:numId="85">
    <w:abstractNumId w:val="17"/>
  </w:num>
  <w:num w:numId="86">
    <w:abstractNumId w:val="45"/>
  </w:num>
  <w:num w:numId="87">
    <w:abstractNumId w:val="34"/>
  </w:num>
  <w:num w:numId="88">
    <w:abstractNumId w:val="70"/>
  </w:num>
  <w:num w:numId="89">
    <w:abstractNumId w:val="43"/>
  </w:num>
  <w:num w:numId="90">
    <w:abstractNumId w:val="29"/>
  </w:num>
  <w:num w:numId="91">
    <w:abstractNumId w:val="46"/>
  </w:num>
  <w:num w:numId="92">
    <w:abstractNumId w:val="75"/>
  </w:num>
  <w:num w:numId="93">
    <w:abstractNumId w:val="73"/>
  </w:num>
  <w:num w:numId="94">
    <w:abstractNumId w:val="9"/>
  </w:num>
  <w:num w:numId="95">
    <w:abstractNumId w:val="57"/>
  </w:num>
  <w:num w:numId="96">
    <w:abstractNumId w:val="80"/>
  </w:num>
  <w:num w:numId="97">
    <w:abstractNumId w:val="62"/>
  </w:num>
  <w:num w:numId="98">
    <w:abstractNumId w:val="24"/>
  </w:num>
  <w:num w:numId="9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9"/>
  </w:num>
  <w:num w:numId="113">
    <w:abstractNumId w:val="35"/>
  </w:num>
  <w:num w:numId="114">
    <w:abstractNumId w:val="5"/>
  </w:num>
  <w:num w:numId="115">
    <w:abstractNumId w:val="6"/>
  </w:num>
  <w:num w:numId="116">
    <w:abstractNumId w:val="13"/>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E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0E"/>
    <w:rsid w:val="00017C22"/>
    <w:rsid w:val="00023D40"/>
    <w:rsid w:val="00034EFF"/>
    <w:rsid w:val="000416FE"/>
    <w:rsid w:val="000425F7"/>
    <w:rsid w:val="00050AD9"/>
    <w:rsid w:val="0006194C"/>
    <w:rsid w:val="00082452"/>
    <w:rsid w:val="00086FAF"/>
    <w:rsid w:val="00093769"/>
    <w:rsid w:val="00097713"/>
    <w:rsid w:val="000A00FA"/>
    <w:rsid w:val="000A4D55"/>
    <w:rsid w:val="000B28BA"/>
    <w:rsid w:val="000B4F89"/>
    <w:rsid w:val="000C2AD0"/>
    <w:rsid w:val="000C4439"/>
    <w:rsid w:val="000C55FE"/>
    <w:rsid w:val="000D24DD"/>
    <w:rsid w:val="000D4E7E"/>
    <w:rsid w:val="000D6518"/>
    <w:rsid w:val="000E6D0E"/>
    <w:rsid w:val="000F15E6"/>
    <w:rsid w:val="000F371A"/>
    <w:rsid w:val="000F4E39"/>
    <w:rsid w:val="000F79BE"/>
    <w:rsid w:val="00105208"/>
    <w:rsid w:val="0010566A"/>
    <w:rsid w:val="001226D6"/>
    <w:rsid w:val="001268D8"/>
    <w:rsid w:val="00135E95"/>
    <w:rsid w:val="00136EEB"/>
    <w:rsid w:val="00137057"/>
    <w:rsid w:val="00146AC0"/>
    <w:rsid w:val="00156745"/>
    <w:rsid w:val="00162A73"/>
    <w:rsid w:val="00173CD1"/>
    <w:rsid w:val="00183A79"/>
    <w:rsid w:val="00184DDE"/>
    <w:rsid w:val="00185DF6"/>
    <w:rsid w:val="001945F7"/>
    <w:rsid w:val="00197061"/>
    <w:rsid w:val="001A1E69"/>
    <w:rsid w:val="001A3F0E"/>
    <w:rsid w:val="001A5183"/>
    <w:rsid w:val="001B1CE1"/>
    <w:rsid w:val="001B1DBC"/>
    <w:rsid w:val="001B3E18"/>
    <w:rsid w:val="001B551C"/>
    <w:rsid w:val="001B6E97"/>
    <w:rsid w:val="001D1366"/>
    <w:rsid w:val="001D1418"/>
    <w:rsid w:val="001D29E6"/>
    <w:rsid w:val="001D3A17"/>
    <w:rsid w:val="001DA125"/>
    <w:rsid w:val="001E4778"/>
    <w:rsid w:val="001F154A"/>
    <w:rsid w:val="001F24B5"/>
    <w:rsid w:val="001F537B"/>
    <w:rsid w:val="001F712A"/>
    <w:rsid w:val="001F7F98"/>
    <w:rsid w:val="00210B2F"/>
    <w:rsid w:val="00214EB2"/>
    <w:rsid w:val="00215535"/>
    <w:rsid w:val="002254AA"/>
    <w:rsid w:val="00225623"/>
    <w:rsid w:val="00226B59"/>
    <w:rsid w:val="00231A1D"/>
    <w:rsid w:val="002409B0"/>
    <w:rsid w:val="00242A8C"/>
    <w:rsid w:val="00251105"/>
    <w:rsid w:val="00251F4F"/>
    <w:rsid w:val="00254BFC"/>
    <w:rsid w:val="002622D7"/>
    <w:rsid w:val="00262925"/>
    <w:rsid w:val="00276D49"/>
    <w:rsid w:val="00277D1E"/>
    <w:rsid w:val="00285B9D"/>
    <w:rsid w:val="002865EB"/>
    <w:rsid w:val="0029239F"/>
    <w:rsid w:val="002B08DA"/>
    <w:rsid w:val="002B0A96"/>
    <w:rsid w:val="002B0C69"/>
    <w:rsid w:val="002B4127"/>
    <w:rsid w:val="002C3348"/>
    <w:rsid w:val="002C3741"/>
    <w:rsid w:val="002C574F"/>
    <w:rsid w:val="002F4978"/>
    <w:rsid w:val="002F4E7B"/>
    <w:rsid w:val="003045C8"/>
    <w:rsid w:val="00307115"/>
    <w:rsid w:val="003106B8"/>
    <w:rsid w:val="00314D73"/>
    <w:rsid w:val="00317CC7"/>
    <w:rsid w:val="003219C5"/>
    <w:rsid w:val="00336A09"/>
    <w:rsid w:val="00344600"/>
    <w:rsid w:val="00354897"/>
    <w:rsid w:val="00355227"/>
    <w:rsid w:val="003635F2"/>
    <w:rsid w:val="00372C47"/>
    <w:rsid w:val="003737E1"/>
    <w:rsid w:val="00376F10"/>
    <w:rsid w:val="00377804"/>
    <w:rsid w:val="00385751"/>
    <w:rsid w:val="003B36F6"/>
    <w:rsid w:val="003B6EDB"/>
    <w:rsid w:val="003D0437"/>
    <w:rsid w:val="003D2C1C"/>
    <w:rsid w:val="003D46B7"/>
    <w:rsid w:val="003E2C90"/>
    <w:rsid w:val="003F38EC"/>
    <w:rsid w:val="003F4450"/>
    <w:rsid w:val="00414B24"/>
    <w:rsid w:val="00414BB9"/>
    <w:rsid w:val="00417F06"/>
    <w:rsid w:val="00436408"/>
    <w:rsid w:val="004447DE"/>
    <w:rsid w:val="00445E18"/>
    <w:rsid w:val="00451995"/>
    <w:rsid w:val="0045392F"/>
    <w:rsid w:val="00454758"/>
    <w:rsid w:val="00463FEF"/>
    <w:rsid w:val="004701A6"/>
    <w:rsid w:val="004749DD"/>
    <w:rsid w:val="00475C9A"/>
    <w:rsid w:val="00476D1E"/>
    <w:rsid w:val="00483421"/>
    <w:rsid w:val="00486141"/>
    <w:rsid w:val="00486297"/>
    <w:rsid w:val="0049163E"/>
    <w:rsid w:val="00491A5F"/>
    <w:rsid w:val="00494263"/>
    <w:rsid w:val="004C2117"/>
    <w:rsid w:val="004C64D2"/>
    <w:rsid w:val="004D1486"/>
    <w:rsid w:val="004D7BA5"/>
    <w:rsid w:val="004E24FC"/>
    <w:rsid w:val="004E2B93"/>
    <w:rsid w:val="004E4868"/>
    <w:rsid w:val="004E7501"/>
    <w:rsid w:val="004F69C6"/>
    <w:rsid w:val="00500B60"/>
    <w:rsid w:val="00507828"/>
    <w:rsid w:val="0051080E"/>
    <w:rsid w:val="00515633"/>
    <w:rsid w:val="00520302"/>
    <w:rsid w:val="0052399B"/>
    <w:rsid w:val="0052661C"/>
    <w:rsid w:val="00527F17"/>
    <w:rsid w:val="00530C6D"/>
    <w:rsid w:val="00537471"/>
    <w:rsid w:val="00547A85"/>
    <w:rsid w:val="005517DB"/>
    <w:rsid w:val="0055240D"/>
    <w:rsid w:val="005567EC"/>
    <w:rsid w:val="0056196E"/>
    <w:rsid w:val="005673DA"/>
    <w:rsid w:val="005728FF"/>
    <w:rsid w:val="005732B1"/>
    <w:rsid w:val="00580A8C"/>
    <w:rsid w:val="005823ED"/>
    <w:rsid w:val="00586043"/>
    <w:rsid w:val="0059021C"/>
    <w:rsid w:val="00597A6F"/>
    <w:rsid w:val="005A1ECD"/>
    <w:rsid w:val="005A2B59"/>
    <w:rsid w:val="005A7FD9"/>
    <w:rsid w:val="005C21B5"/>
    <w:rsid w:val="005C2219"/>
    <w:rsid w:val="005C60CF"/>
    <w:rsid w:val="005D1D33"/>
    <w:rsid w:val="005E5285"/>
    <w:rsid w:val="005F57D3"/>
    <w:rsid w:val="005F6EA0"/>
    <w:rsid w:val="005F78D8"/>
    <w:rsid w:val="00603F91"/>
    <w:rsid w:val="006041E2"/>
    <w:rsid w:val="006104ED"/>
    <w:rsid w:val="00614103"/>
    <w:rsid w:val="00616D8D"/>
    <w:rsid w:val="00631C8A"/>
    <w:rsid w:val="0065184C"/>
    <w:rsid w:val="0066030A"/>
    <w:rsid w:val="00662CE1"/>
    <w:rsid w:val="006636E1"/>
    <w:rsid w:val="006664CF"/>
    <w:rsid w:val="00684559"/>
    <w:rsid w:val="00686F80"/>
    <w:rsid w:val="00696CE8"/>
    <w:rsid w:val="006A5DF4"/>
    <w:rsid w:val="006B4E1E"/>
    <w:rsid w:val="006B69FA"/>
    <w:rsid w:val="006D2EC0"/>
    <w:rsid w:val="006D391B"/>
    <w:rsid w:val="006D5608"/>
    <w:rsid w:val="006D5667"/>
    <w:rsid w:val="006E6BE1"/>
    <w:rsid w:val="00701770"/>
    <w:rsid w:val="007025BA"/>
    <w:rsid w:val="007063E1"/>
    <w:rsid w:val="00706E73"/>
    <w:rsid w:val="00714589"/>
    <w:rsid w:val="00715568"/>
    <w:rsid w:val="007217EA"/>
    <w:rsid w:val="007234D5"/>
    <w:rsid w:val="00723DAC"/>
    <w:rsid w:val="007329E3"/>
    <w:rsid w:val="00733D50"/>
    <w:rsid w:val="00734948"/>
    <w:rsid w:val="007369C8"/>
    <w:rsid w:val="00736EA9"/>
    <w:rsid w:val="0074207F"/>
    <w:rsid w:val="00746D32"/>
    <w:rsid w:val="007533DB"/>
    <w:rsid w:val="00755745"/>
    <w:rsid w:val="00767AD4"/>
    <w:rsid w:val="007731C6"/>
    <w:rsid w:val="007824F6"/>
    <w:rsid w:val="0078379A"/>
    <w:rsid w:val="00785223"/>
    <w:rsid w:val="007919E5"/>
    <w:rsid w:val="007A2F14"/>
    <w:rsid w:val="007A37A9"/>
    <w:rsid w:val="007A4D85"/>
    <w:rsid w:val="007B155E"/>
    <w:rsid w:val="007B406F"/>
    <w:rsid w:val="007B698B"/>
    <w:rsid w:val="007D3875"/>
    <w:rsid w:val="007D654A"/>
    <w:rsid w:val="007E14A0"/>
    <w:rsid w:val="007E649A"/>
    <w:rsid w:val="007F04B8"/>
    <w:rsid w:val="008176D8"/>
    <w:rsid w:val="00831E1C"/>
    <w:rsid w:val="00833CD2"/>
    <w:rsid w:val="008361C6"/>
    <w:rsid w:val="008413E1"/>
    <w:rsid w:val="00842E68"/>
    <w:rsid w:val="00844699"/>
    <w:rsid w:val="008471FA"/>
    <w:rsid w:val="00850C23"/>
    <w:rsid w:val="0085295B"/>
    <w:rsid w:val="00856B56"/>
    <w:rsid w:val="0086112A"/>
    <w:rsid w:val="008619E4"/>
    <w:rsid w:val="00865533"/>
    <w:rsid w:val="0086DEC2"/>
    <w:rsid w:val="00874BC9"/>
    <w:rsid w:val="00896BC5"/>
    <w:rsid w:val="008B40F7"/>
    <w:rsid w:val="008B4C06"/>
    <w:rsid w:val="008B6460"/>
    <w:rsid w:val="008B761F"/>
    <w:rsid w:val="008B7A73"/>
    <w:rsid w:val="008C42CB"/>
    <w:rsid w:val="008D3154"/>
    <w:rsid w:val="008F05AA"/>
    <w:rsid w:val="008F6204"/>
    <w:rsid w:val="008F7681"/>
    <w:rsid w:val="009036B3"/>
    <w:rsid w:val="00903B83"/>
    <w:rsid w:val="00904618"/>
    <w:rsid w:val="00910692"/>
    <w:rsid w:val="00911D49"/>
    <w:rsid w:val="0092175B"/>
    <w:rsid w:val="009253DC"/>
    <w:rsid w:val="009316CB"/>
    <w:rsid w:val="009338C8"/>
    <w:rsid w:val="00933B1A"/>
    <w:rsid w:val="00935282"/>
    <w:rsid w:val="00936081"/>
    <w:rsid w:val="00943EA8"/>
    <w:rsid w:val="00944462"/>
    <w:rsid w:val="00944C99"/>
    <w:rsid w:val="009463F8"/>
    <w:rsid w:val="00946A99"/>
    <w:rsid w:val="00963010"/>
    <w:rsid w:val="0096597B"/>
    <w:rsid w:val="00967B4D"/>
    <w:rsid w:val="009739A3"/>
    <w:rsid w:val="00984A62"/>
    <w:rsid w:val="0098695F"/>
    <w:rsid w:val="0099341F"/>
    <w:rsid w:val="00993832"/>
    <w:rsid w:val="00994127"/>
    <w:rsid w:val="009B12AE"/>
    <w:rsid w:val="009B20B9"/>
    <w:rsid w:val="009B42EE"/>
    <w:rsid w:val="009B62B0"/>
    <w:rsid w:val="009B6518"/>
    <w:rsid w:val="009D6936"/>
    <w:rsid w:val="009D7A4A"/>
    <w:rsid w:val="009E494E"/>
    <w:rsid w:val="009E4E51"/>
    <w:rsid w:val="009E77AB"/>
    <w:rsid w:val="009F02B9"/>
    <w:rsid w:val="009F531B"/>
    <w:rsid w:val="00A06252"/>
    <w:rsid w:val="00A1132B"/>
    <w:rsid w:val="00A214FE"/>
    <w:rsid w:val="00A35FAD"/>
    <w:rsid w:val="00A366DF"/>
    <w:rsid w:val="00A40BEB"/>
    <w:rsid w:val="00A53693"/>
    <w:rsid w:val="00A6068D"/>
    <w:rsid w:val="00A62213"/>
    <w:rsid w:val="00A71ACC"/>
    <w:rsid w:val="00A7311B"/>
    <w:rsid w:val="00A80120"/>
    <w:rsid w:val="00A8437D"/>
    <w:rsid w:val="00A96BE8"/>
    <w:rsid w:val="00AB224F"/>
    <w:rsid w:val="00AC350D"/>
    <w:rsid w:val="00AC4838"/>
    <w:rsid w:val="00AC5A38"/>
    <w:rsid w:val="00AC5FA8"/>
    <w:rsid w:val="00AD0337"/>
    <w:rsid w:val="00AD4E8C"/>
    <w:rsid w:val="00AD5EB4"/>
    <w:rsid w:val="00AD6BE6"/>
    <w:rsid w:val="00AE6D32"/>
    <w:rsid w:val="00AE7595"/>
    <w:rsid w:val="00AF3F08"/>
    <w:rsid w:val="00AF5C89"/>
    <w:rsid w:val="00AF681C"/>
    <w:rsid w:val="00B006FC"/>
    <w:rsid w:val="00B01EF0"/>
    <w:rsid w:val="00B10557"/>
    <w:rsid w:val="00B12C24"/>
    <w:rsid w:val="00B15DC7"/>
    <w:rsid w:val="00B229DC"/>
    <w:rsid w:val="00B33501"/>
    <w:rsid w:val="00B409E7"/>
    <w:rsid w:val="00B420E8"/>
    <w:rsid w:val="00B458AD"/>
    <w:rsid w:val="00B53555"/>
    <w:rsid w:val="00B53B62"/>
    <w:rsid w:val="00B62581"/>
    <w:rsid w:val="00B677AF"/>
    <w:rsid w:val="00B7726B"/>
    <w:rsid w:val="00B77773"/>
    <w:rsid w:val="00B86CBC"/>
    <w:rsid w:val="00B86CD6"/>
    <w:rsid w:val="00B92DF2"/>
    <w:rsid w:val="00B9364B"/>
    <w:rsid w:val="00B968EA"/>
    <w:rsid w:val="00BA4C89"/>
    <w:rsid w:val="00BA574E"/>
    <w:rsid w:val="00BB21CF"/>
    <w:rsid w:val="00BB2D97"/>
    <w:rsid w:val="00BB467F"/>
    <w:rsid w:val="00BC5C07"/>
    <w:rsid w:val="00BC7C1E"/>
    <w:rsid w:val="00BD469B"/>
    <w:rsid w:val="00BD5268"/>
    <w:rsid w:val="00BE6EF6"/>
    <w:rsid w:val="00BF1A34"/>
    <w:rsid w:val="00BF28D0"/>
    <w:rsid w:val="00C078E2"/>
    <w:rsid w:val="00C1062F"/>
    <w:rsid w:val="00C11A2D"/>
    <w:rsid w:val="00C27843"/>
    <w:rsid w:val="00C278BE"/>
    <w:rsid w:val="00C34055"/>
    <w:rsid w:val="00C41F00"/>
    <w:rsid w:val="00C51C14"/>
    <w:rsid w:val="00C702B8"/>
    <w:rsid w:val="00C75C26"/>
    <w:rsid w:val="00C81029"/>
    <w:rsid w:val="00C81AB7"/>
    <w:rsid w:val="00C8325E"/>
    <w:rsid w:val="00C91527"/>
    <w:rsid w:val="00C9638B"/>
    <w:rsid w:val="00C96579"/>
    <w:rsid w:val="00CA0EAA"/>
    <w:rsid w:val="00CA7A00"/>
    <w:rsid w:val="00CB0C2D"/>
    <w:rsid w:val="00CB46EC"/>
    <w:rsid w:val="00CC0F03"/>
    <w:rsid w:val="00CC1D95"/>
    <w:rsid w:val="00CC44E7"/>
    <w:rsid w:val="00CD6BEA"/>
    <w:rsid w:val="00CE1C23"/>
    <w:rsid w:val="00CE25B0"/>
    <w:rsid w:val="00CE6B19"/>
    <w:rsid w:val="00CF44DA"/>
    <w:rsid w:val="00D03637"/>
    <w:rsid w:val="00D039EC"/>
    <w:rsid w:val="00D05B45"/>
    <w:rsid w:val="00D10517"/>
    <w:rsid w:val="00D13F4E"/>
    <w:rsid w:val="00D170D6"/>
    <w:rsid w:val="00D17FF8"/>
    <w:rsid w:val="00D25A3C"/>
    <w:rsid w:val="00D25EDD"/>
    <w:rsid w:val="00D30819"/>
    <w:rsid w:val="00D3151C"/>
    <w:rsid w:val="00D32F8C"/>
    <w:rsid w:val="00D43209"/>
    <w:rsid w:val="00D43F84"/>
    <w:rsid w:val="00D459DF"/>
    <w:rsid w:val="00D45E08"/>
    <w:rsid w:val="00D467BA"/>
    <w:rsid w:val="00D50925"/>
    <w:rsid w:val="00D520E5"/>
    <w:rsid w:val="00D52D11"/>
    <w:rsid w:val="00D6177F"/>
    <w:rsid w:val="00D751C5"/>
    <w:rsid w:val="00D90B43"/>
    <w:rsid w:val="00D9192E"/>
    <w:rsid w:val="00DA06CC"/>
    <w:rsid w:val="00DA3838"/>
    <w:rsid w:val="00DC1449"/>
    <w:rsid w:val="00DC16E6"/>
    <w:rsid w:val="00DC29C3"/>
    <w:rsid w:val="00DD278E"/>
    <w:rsid w:val="00DD64FC"/>
    <w:rsid w:val="00DD74D2"/>
    <w:rsid w:val="00DE206D"/>
    <w:rsid w:val="00DF40FD"/>
    <w:rsid w:val="00DF505B"/>
    <w:rsid w:val="00E07AF4"/>
    <w:rsid w:val="00E153D8"/>
    <w:rsid w:val="00E248C0"/>
    <w:rsid w:val="00E31047"/>
    <w:rsid w:val="00E32EDB"/>
    <w:rsid w:val="00E44448"/>
    <w:rsid w:val="00E46B13"/>
    <w:rsid w:val="00E50DCE"/>
    <w:rsid w:val="00E562F7"/>
    <w:rsid w:val="00E641A3"/>
    <w:rsid w:val="00E658D7"/>
    <w:rsid w:val="00E66E41"/>
    <w:rsid w:val="00E72C11"/>
    <w:rsid w:val="00E73221"/>
    <w:rsid w:val="00E77952"/>
    <w:rsid w:val="00E86483"/>
    <w:rsid w:val="00E93C77"/>
    <w:rsid w:val="00E96816"/>
    <w:rsid w:val="00EA4973"/>
    <w:rsid w:val="00EA5F5C"/>
    <w:rsid w:val="00EB085E"/>
    <w:rsid w:val="00EB171A"/>
    <w:rsid w:val="00EB1A48"/>
    <w:rsid w:val="00EB5345"/>
    <w:rsid w:val="00ED427E"/>
    <w:rsid w:val="00EF18F4"/>
    <w:rsid w:val="00EF2278"/>
    <w:rsid w:val="00F01842"/>
    <w:rsid w:val="00F01E4C"/>
    <w:rsid w:val="00F04F31"/>
    <w:rsid w:val="00F16704"/>
    <w:rsid w:val="00F21B88"/>
    <w:rsid w:val="00F23DCF"/>
    <w:rsid w:val="00F3560B"/>
    <w:rsid w:val="00F35EFF"/>
    <w:rsid w:val="00F369B1"/>
    <w:rsid w:val="00F45B41"/>
    <w:rsid w:val="00F546DB"/>
    <w:rsid w:val="00F572E7"/>
    <w:rsid w:val="00F6352C"/>
    <w:rsid w:val="00F73267"/>
    <w:rsid w:val="00F80FB9"/>
    <w:rsid w:val="00F9326E"/>
    <w:rsid w:val="00F9648F"/>
    <w:rsid w:val="00F9665F"/>
    <w:rsid w:val="00FA1B07"/>
    <w:rsid w:val="00FB527C"/>
    <w:rsid w:val="00FC26E8"/>
    <w:rsid w:val="00FC3606"/>
    <w:rsid w:val="00FD238E"/>
    <w:rsid w:val="00FD5919"/>
    <w:rsid w:val="00FF538C"/>
    <w:rsid w:val="00FF5C46"/>
    <w:rsid w:val="00FF662D"/>
    <w:rsid w:val="00FF699D"/>
    <w:rsid w:val="00FF6D16"/>
    <w:rsid w:val="015932BE"/>
    <w:rsid w:val="036167EA"/>
    <w:rsid w:val="059F1403"/>
    <w:rsid w:val="05D886FF"/>
    <w:rsid w:val="05EBD03F"/>
    <w:rsid w:val="0A621F30"/>
    <w:rsid w:val="0BCD0C2B"/>
    <w:rsid w:val="0C8948CD"/>
    <w:rsid w:val="0CF7D8A7"/>
    <w:rsid w:val="0E04EB35"/>
    <w:rsid w:val="1128FED3"/>
    <w:rsid w:val="1340B401"/>
    <w:rsid w:val="13D877C3"/>
    <w:rsid w:val="149AA90E"/>
    <w:rsid w:val="14A0761D"/>
    <w:rsid w:val="16162ED0"/>
    <w:rsid w:val="165FA31B"/>
    <w:rsid w:val="16A0BEBE"/>
    <w:rsid w:val="17958868"/>
    <w:rsid w:val="19485617"/>
    <w:rsid w:val="1969AEE3"/>
    <w:rsid w:val="198C6D8D"/>
    <w:rsid w:val="1CE63486"/>
    <w:rsid w:val="1E080328"/>
    <w:rsid w:val="1EF7CA0C"/>
    <w:rsid w:val="1F230543"/>
    <w:rsid w:val="1F778E42"/>
    <w:rsid w:val="213FE153"/>
    <w:rsid w:val="22B5EC9F"/>
    <w:rsid w:val="234FFC8F"/>
    <w:rsid w:val="254D8924"/>
    <w:rsid w:val="25A3C67D"/>
    <w:rsid w:val="2A5BEFC7"/>
    <w:rsid w:val="2AA41EF7"/>
    <w:rsid w:val="2CDF2A47"/>
    <w:rsid w:val="3051A963"/>
    <w:rsid w:val="30712AB4"/>
    <w:rsid w:val="314BD0DD"/>
    <w:rsid w:val="31A0096A"/>
    <w:rsid w:val="31A8C03E"/>
    <w:rsid w:val="31EE64D0"/>
    <w:rsid w:val="3898E538"/>
    <w:rsid w:val="38CE407A"/>
    <w:rsid w:val="3A7D111F"/>
    <w:rsid w:val="3A9376F5"/>
    <w:rsid w:val="3AD4D67C"/>
    <w:rsid w:val="3AFA24DC"/>
    <w:rsid w:val="3B23A071"/>
    <w:rsid w:val="3B53AA26"/>
    <w:rsid w:val="3DD1496D"/>
    <w:rsid w:val="406EBD99"/>
    <w:rsid w:val="424C2052"/>
    <w:rsid w:val="4AC5F4E2"/>
    <w:rsid w:val="4E6111C5"/>
    <w:rsid w:val="5148A6E4"/>
    <w:rsid w:val="525DBC28"/>
    <w:rsid w:val="53A7033E"/>
    <w:rsid w:val="55842CAB"/>
    <w:rsid w:val="594C8479"/>
    <w:rsid w:val="5AB1D63B"/>
    <w:rsid w:val="5B1A1F2F"/>
    <w:rsid w:val="5B44FC3A"/>
    <w:rsid w:val="5C19A283"/>
    <w:rsid w:val="5C78E52C"/>
    <w:rsid w:val="5D6A2301"/>
    <w:rsid w:val="5DBB9A02"/>
    <w:rsid w:val="631CB7A9"/>
    <w:rsid w:val="63CD3E82"/>
    <w:rsid w:val="6400C7C9"/>
    <w:rsid w:val="644A523F"/>
    <w:rsid w:val="660ED49C"/>
    <w:rsid w:val="66871FFF"/>
    <w:rsid w:val="677BD67B"/>
    <w:rsid w:val="6C536053"/>
    <w:rsid w:val="6CD1AD98"/>
    <w:rsid w:val="70DD8FFC"/>
    <w:rsid w:val="711BEF93"/>
    <w:rsid w:val="724898A2"/>
    <w:rsid w:val="73F15641"/>
    <w:rsid w:val="7560742F"/>
    <w:rsid w:val="769CA3BB"/>
    <w:rsid w:val="7813314F"/>
    <w:rsid w:val="78F80BB8"/>
    <w:rsid w:val="7A91DC65"/>
    <w:rsid w:val="7AE5FFC2"/>
    <w:rsid w:val="7BCC9500"/>
    <w:rsid w:val="7D90A919"/>
    <w:rsid w:val="7E2B8257"/>
    <w:rsid w:val="7E4C81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C51F173"/>
  <w15:chartTrackingRefBased/>
  <w15:docId w15:val="{28D19B31-60B1-264C-9A73-DF9B06E7C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qFormat/>
    <w:pPr>
      <w:keepNext/>
      <w:numPr>
        <w:ilvl w:val="1"/>
        <w:numId w:val="2"/>
      </w:numPr>
      <w:spacing w:before="240" w:after="60"/>
      <w:ind w:left="720"/>
      <w:outlineLvl w:val="1"/>
    </w:pPr>
    <w:rPr>
      <w:b/>
      <w:sz w:val="28"/>
    </w:rPr>
  </w:style>
  <w:style w:type="paragraph" w:styleId="Heading3">
    <w:name w:val="heading 3"/>
    <w:basedOn w:val="Normal"/>
    <w:next w:val="Normal"/>
    <w:qFormat/>
    <w:pPr>
      <w:keepNext/>
      <w:numPr>
        <w:ilvl w:val="2"/>
        <w:numId w:val="3"/>
      </w:numPr>
      <w:spacing w:before="240" w:after="60"/>
      <w:ind w:left="720"/>
      <w:outlineLvl w:val="2"/>
    </w:pPr>
    <w:rPr>
      <w:b/>
      <w:sz w:val="24"/>
    </w:rPr>
  </w:style>
  <w:style w:type="paragraph" w:styleId="Heading4">
    <w:name w:val="heading 4"/>
    <w:basedOn w:val="Heading3"/>
    <w:next w:val="Normal"/>
    <w:qFormat/>
    <w:pPr>
      <w:numPr>
        <w:ilvl w:val="3"/>
        <w:numId w:val="4"/>
      </w:numPr>
      <w:ind w:left="864" w:hanging="864"/>
      <w:outlineLvl w:val="3"/>
    </w:pPr>
  </w:style>
  <w:style w:type="paragraph" w:styleId="Heading5">
    <w:name w:val="heading 5"/>
    <w:basedOn w:val="Normal"/>
    <w:next w:val="Normal"/>
    <w:qFormat/>
    <w:pPr>
      <w:numPr>
        <w:ilvl w:val="4"/>
        <w:numId w:val="5"/>
      </w:numPr>
      <w:spacing w:before="240" w:after="60"/>
      <w:ind w:left="864" w:hanging="864"/>
      <w:outlineLvl w:val="4"/>
    </w:pPr>
    <w:rPr>
      <w:b/>
    </w:rPr>
  </w:style>
  <w:style w:type="paragraph" w:styleId="Heading6">
    <w:name w:val="heading 6"/>
    <w:basedOn w:val="Normal"/>
    <w:next w:val="Normal"/>
    <w:qFormat/>
    <w:pPr>
      <w:numPr>
        <w:ilvl w:val="5"/>
        <w:numId w:val="6"/>
      </w:numPr>
      <w:spacing w:before="240" w:after="60"/>
      <w:ind w:left="864" w:hanging="864"/>
      <w:outlineLvl w:val="5"/>
    </w:pPr>
    <w:rPr>
      <w:i/>
    </w:rPr>
  </w:style>
  <w:style w:type="paragraph" w:styleId="Heading7">
    <w:name w:val="heading 7"/>
    <w:basedOn w:val="Normal"/>
    <w:next w:val="Normal"/>
    <w:qFormat/>
    <w:pPr>
      <w:numPr>
        <w:ilvl w:val="6"/>
        <w:numId w:val="7"/>
      </w:numPr>
      <w:spacing w:before="240" w:after="60"/>
      <w:ind w:left="864" w:hanging="864"/>
      <w:outlineLvl w:val="6"/>
    </w:pPr>
  </w:style>
  <w:style w:type="paragraph" w:styleId="Heading8">
    <w:name w:val="heading 8"/>
    <w:basedOn w:val="Normal"/>
    <w:next w:val="Normal"/>
    <w:qFormat/>
    <w:pPr>
      <w:numPr>
        <w:ilvl w:val="7"/>
        <w:numId w:val="8"/>
      </w:numPr>
      <w:spacing w:before="240" w:after="60"/>
      <w:ind w:left="864" w:hanging="864"/>
      <w:outlineLvl w:val="7"/>
    </w:pPr>
    <w:rPr>
      <w:i/>
    </w:rPr>
  </w:style>
  <w:style w:type="paragraph" w:styleId="Heading9">
    <w:name w:val="heading 9"/>
    <w:basedOn w:val="Normal"/>
    <w:next w:val="Normal"/>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b/>
      <w:sz w:val="16"/>
    </w:rPr>
  </w:style>
  <w:style w:type="paragraph" w:styleId="Header">
    <w:name w:val="header"/>
    <w:basedOn w:val="Normal"/>
    <w:pPr>
      <w:tabs>
        <w:tab w:val="center" w:pos="4320"/>
        <w:tab w:val="right" w:pos="8640"/>
      </w:tabs>
    </w:pPr>
    <w:rPr>
      <w:b/>
      <w:sz w:val="16"/>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qFormat/>
    <w:pPr>
      <w:widowControl w:val="0"/>
      <w:jc w:val="right"/>
    </w:pPr>
    <w:rPr>
      <w:rFonts w:ascii="Arial" w:hAnsi="Arial"/>
      <w:b/>
      <w:sz w:val="28"/>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rPr>
      <w:lang w:eastAsia="en-US"/>
    </w:rPr>
  </w:style>
  <w:style w:type="paragraph" w:styleId="Title">
    <w:name w:val="Title"/>
    <w:basedOn w:val="Normal"/>
    <w:next w:val="Normal"/>
    <w:qFormat/>
    <w:pPr>
      <w:widowControl w:val="0"/>
      <w:overflowPunct/>
      <w:autoSpaceDE/>
      <w:autoSpaceDN/>
      <w:adjustRightInd/>
      <w:jc w:val="right"/>
      <w:textAlignment w:val="auto"/>
    </w:pPr>
    <w:rPr>
      <w:rFonts w:ascii="Arial" w:hAnsi="Arial"/>
      <w:b/>
      <w:sz w:val="36"/>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right" w:leader="dot" w:pos="8640"/>
      </w:tabs>
      <w:ind w:left="200"/>
    </w:pPr>
    <w:rPr>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pPr>
      <w:overflowPunct/>
      <w:autoSpaceDE/>
      <w:autoSpaceDN/>
      <w:adjustRightInd/>
      <w:ind w:left="144"/>
      <w:textAlignment w:val="auto"/>
    </w:pPr>
    <w:rPr>
      <w:sz w:val="22"/>
      <w:szCs w:val="24"/>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pPr>
      <w:spacing w:before="80"/>
      <w:jc w:val="both"/>
    </w:p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customStyle="1" w:styleId="Requirements">
    <w:name w:val="Requirements"/>
    <w:basedOn w:val="Normal"/>
    <w:rsid w:val="001A3F0E"/>
    <w:pPr>
      <w:numPr>
        <w:numId w:val="18"/>
      </w:numPr>
      <w:ind w:left="720" w:hanging="720"/>
    </w:pPr>
  </w:style>
  <w:style w:type="paragraph" w:customStyle="1" w:styleId="Bullet">
    <w:name w:val="Bullet"/>
    <w:basedOn w:val="Normal"/>
    <w:rsid w:val="001A3F0E"/>
    <w:pPr>
      <w:numPr>
        <w:numId w:val="19"/>
      </w:numPr>
    </w:pPr>
  </w:style>
  <w:style w:type="paragraph" w:styleId="BalloonText">
    <w:name w:val="Balloon Text"/>
    <w:basedOn w:val="Normal"/>
    <w:link w:val="BalloonTextChar"/>
    <w:rsid w:val="006D5608"/>
    <w:rPr>
      <w:rFonts w:ascii="Tahoma" w:hAnsi="Tahoma" w:cs="Tahoma"/>
      <w:sz w:val="16"/>
      <w:szCs w:val="16"/>
    </w:rPr>
  </w:style>
  <w:style w:type="character" w:customStyle="1" w:styleId="BalloonTextChar">
    <w:name w:val="Balloon Text Char"/>
    <w:link w:val="BalloonText"/>
    <w:rsid w:val="006D5608"/>
    <w:rPr>
      <w:rFonts w:ascii="Tahoma" w:hAnsi="Tahoma" w:cs="Tahoma"/>
      <w:sz w:val="16"/>
      <w:szCs w:val="16"/>
    </w:rPr>
  </w:style>
  <w:style w:type="paragraph" w:styleId="Caption">
    <w:name w:val="caption"/>
    <w:basedOn w:val="Normal"/>
    <w:next w:val="Normal"/>
    <w:unhideWhenUsed/>
    <w:qFormat/>
    <w:rsid w:val="00C91527"/>
    <w:rPr>
      <w:b/>
      <w:bCs/>
    </w:rPr>
  </w:style>
  <w:style w:type="paragraph" w:customStyle="1" w:styleId="paragraph0">
    <w:name w:val="paragraph"/>
    <w:basedOn w:val="Normal"/>
    <w:rsid w:val="001945F7"/>
    <w:pPr>
      <w:overflowPunct/>
      <w:autoSpaceDE/>
      <w:autoSpaceDN/>
      <w:adjustRightInd/>
      <w:spacing w:before="100" w:beforeAutospacing="1" w:after="100" w:afterAutospacing="1"/>
      <w:textAlignment w:val="auto"/>
    </w:pPr>
    <w:rPr>
      <w:sz w:val="24"/>
      <w:szCs w:val="24"/>
    </w:rPr>
  </w:style>
  <w:style w:type="character" w:customStyle="1" w:styleId="normaltextrun">
    <w:name w:val="normaltextrun"/>
    <w:rsid w:val="001945F7"/>
  </w:style>
  <w:style w:type="character" w:customStyle="1" w:styleId="eop">
    <w:name w:val="eop"/>
    <w:rsid w:val="001945F7"/>
  </w:style>
  <w:style w:type="character" w:customStyle="1" w:styleId="advancedproofingissue">
    <w:name w:val="advancedproofingissue"/>
    <w:rsid w:val="001945F7"/>
  </w:style>
  <w:style w:type="character" w:customStyle="1" w:styleId="spellingerror">
    <w:name w:val="spellingerror"/>
    <w:rsid w:val="00EF18F4"/>
  </w:style>
  <w:style w:type="character" w:customStyle="1" w:styleId="contextualspellingandgrammarerror">
    <w:name w:val="contextualspellingandgrammarerror"/>
    <w:rsid w:val="009316CB"/>
  </w:style>
  <w:style w:type="character" w:styleId="CommentReference">
    <w:name w:val="annotation reference"/>
    <w:rsid w:val="00723DAC"/>
    <w:rPr>
      <w:sz w:val="16"/>
      <w:szCs w:val="16"/>
    </w:rPr>
  </w:style>
  <w:style w:type="paragraph" w:styleId="CommentText">
    <w:name w:val="annotation text"/>
    <w:basedOn w:val="Normal"/>
    <w:link w:val="CommentTextChar"/>
    <w:rsid w:val="00723DAC"/>
  </w:style>
  <w:style w:type="character" w:customStyle="1" w:styleId="CommentTextChar">
    <w:name w:val="Comment Text Char"/>
    <w:basedOn w:val="DefaultParagraphFont"/>
    <w:link w:val="CommentText"/>
    <w:rsid w:val="00723DAC"/>
  </w:style>
  <w:style w:type="paragraph" w:styleId="CommentSubject">
    <w:name w:val="annotation subject"/>
    <w:basedOn w:val="CommentText"/>
    <w:next w:val="CommentText"/>
    <w:link w:val="CommentSubjectChar"/>
    <w:rsid w:val="00723DAC"/>
    <w:rPr>
      <w:b/>
      <w:bCs/>
    </w:rPr>
  </w:style>
  <w:style w:type="character" w:customStyle="1" w:styleId="CommentSubjectChar">
    <w:name w:val="Comment Subject Char"/>
    <w:link w:val="CommentSubject"/>
    <w:rsid w:val="00723DAC"/>
    <w:rPr>
      <w:b/>
      <w:bCs/>
    </w:rPr>
  </w:style>
  <w:style w:type="paragraph" w:styleId="Revision">
    <w:name w:val="Revision"/>
    <w:hidden/>
    <w:uiPriority w:val="99"/>
    <w:semiHidden/>
    <w:rsid w:val="00377804"/>
    <w:rPr>
      <w:lang w:eastAsia="en-US"/>
    </w:rPr>
  </w:style>
  <w:style w:type="table" w:styleId="TableGrid">
    <w:name w:val="Table Grid"/>
    <w:basedOn w:val="TableNormal"/>
    <w:rsid w:val="00336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D2EC0"/>
    <w:rPr>
      <w:color w:val="605E5C"/>
      <w:shd w:val="clear" w:color="auto" w:fill="E1DFDD"/>
    </w:rPr>
  </w:style>
  <w:style w:type="paragraph" w:styleId="ListParagraph">
    <w:name w:val="List Paragraph"/>
    <w:basedOn w:val="Normal"/>
    <w:uiPriority w:val="34"/>
    <w:qFormat/>
    <w:rsid w:val="00CC1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86121">
      <w:bodyDiv w:val="1"/>
      <w:marLeft w:val="0"/>
      <w:marRight w:val="0"/>
      <w:marTop w:val="0"/>
      <w:marBottom w:val="0"/>
      <w:divBdr>
        <w:top w:val="none" w:sz="0" w:space="0" w:color="auto"/>
        <w:left w:val="none" w:sz="0" w:space="0" w:color="auto"/>
        <w:bottom w:val="none" w:sz="0" w:space="0" w:color="auto"/>
        <w:right w:val="none" w:sz="0" w:space="0" w:color="auto"/>
      </w:divBdr>
      <w:divsChild>
        <w:div w:id="556204325">
          <w:marLeft w:val="0"/>
          <w:marRight w:val="0"/>
          <w:marTop w:val="0"/>
          <w:marBottom w:val="0"/>
          <w:divBdr>
            <w:top w:val="none" w:sz="0" w:space="0" w:color="auto"/>
            <w:left w:val="none" w:sz="0" w:space="0" w:color="auto"/>
            <w:bottom w:val="none" w:sz="0" w:space="0" w:color="auto"/>
            <w:right w:val="none" w:sz="0" w:space="0" w:color="auto"/>
          </w:divBdr>
        </w:div>
        <w:div w:id="840269697">
          <w:marLeft w:val="0"/>
          <w:marRight w:val="0"/>
          <w:marTop w:val="0"/>
          <w:marBottom w:val="0"/>
          <w:divBdr>
            <w:top w:val="none" w:sz="0" w:space="0" w:color="auto"/>
            <w:left w:val="none" w:sz="0" w:space="0" w:color="auto"/>
            <w:bottom w:val="none" w:sz="0" w:space="0" w:color="auto"/>
            <w:right w:val="none" w:sz="0" w:space="0" w:color="auto"/>
          </w:divBdr>
        </w:div>
        <w:div w:id="1067150788">
          <w:marLeft w:val="0"/>
          <w:marRight w:val="0"/>
          <w:marTop w:val="0"/>
          <w:marBottom w:val="0"/>
          <w:divBdr>
            <w:top w:val="none" w:sz="0" w:space="0" w:color="auto"/>
            <w:left w:val="none" w:sz="0" w:space="0" w:color="auto"/>
            <w:bottom w:val="none" w:sz="0" w:space="0" w:color="auto"/>
            <w:right w:val="none" w:sz="0" w:space="0" w:color="auto"/>
          </w:divBdr>
        </w:div>
      </w:divsChild>
    </w:div>
    <w:div w:id="63257117">
      <w:bodyDiv w:val="1"/>
      <w:marLeft w:val="0"/>
      <w:marRight w:val="0"/>
      <w:marTop w:val="0"/>
      <w:marBottom w:val="0"/>
      <w:divBdr>
        <w:top w:val="none" w:sz="0" w:space="0" w:color="auto"/>
        <w:left w:val="none" w:sz="0" w:space="0" w:color="auto"/>
        <w:bottom w:val="none" w:sz="0" w:space="0" w:color="auto"/>
        <w:right w:val="none" w:sz="0" w:space="0" w:color="auto"/>
      </w:divBdr>
      <w:divsChild>
        <w:div w:id="763578446">
          <w:marLeft w:val="0"/>
          <w:marRight w:val="0"/>
          <w:marTop w:val="0"/>
          <w:marBottom w:val="0"/>
          <w:divBdr>
            <w:top w:val="none" w:sz="0" w:space="0" w:color="auto"/>
            <w:left w:val="none" w:sz="0" w:space="0" w:color="auto"/>
            <w:bottom w:val="none" w:sz="0" w:space="0" w:color="auto"/>
            <w:right w:val="none" w:sz="0" w:space="0" w:color="auto"/>
          </w:divBdr>
          <w:divsChild>
            <w:div w:id="542523518">
              <w:marLeft w:val="0"/>
              <w:marRight w:val="0"/>
              <w:marTop w:val="0"/>
              <w:marBottom w:val="0"/>
              <w:divBdr>
                <w:top w:val="none" w:sz="0" w:space="0" w:color="auto"/>
                <w:left w:val="none" w:sz="0" w:space="0" w:color="auto"/>
                <w:bottom w:val="none" w:sz="0" w:space="0" w:color="auto"/>
                <w:right w:val="none" w:sz="0" w:space="0" w:color="auto"/>
              </w:divBdr>
            </w:div>
            <w:div w:id="604771252">
              <w:marLeft w:val="0"/>
              <w:marRight w:val="0"/>
              <w:marTop w:val="0"/>
              <w:marBottom w:val="0"/>
              <w:divBdr>
                <w:top w:val="none" w:sz="0" w:space="0" w:color="auto"/>
                <w:left w:val="none" w:sz="0" w:space="0" w:color="auto"/>
                <w:bottom w:val="none" w:sz="0" w:space="0" w:color="auto"/>
                <w:right w:val="none" w:sz="0" w:space="0" w:color="auto"/>
              </w:divBdr>
            </w:div>
            <w:div w:id="1293054646">
              <w:marLeft w:val="0"/>
              <w:marRight w:val="0"/>
              <w:marTop w:val="0"/>
              <w:marBottom w:val="0"/>
              <w:divBdr>
                <w:top w:val="none" w:sz="0" w:space="0" w:color="auto"/>
                <w:left w:val="none" w:sz="0" w:space="0" w:color="auto"/>
                <w:bottom w:val="none" w:sz="0" w:space="0" w:color="auto"/>
                <w:right w:val="none" w:sz="0" w:space="0" w:color="auto"/>
              </w:divBdr>
            </w:div>
            <w:div w:id="1859656741">
              <w:marLeft w:val="0"/>
              <w:marRight w:val="0"/>
              <w:marTop w:val="0"/>
              <w:marBottom w:val="0"/>
              <w:divBdr>
                <w:top w:val="none" w:sz="0" w:space="0" w:color="auto"/>
                <w:left w:val="none" w:sz="0" w:space="0" w:color="auto"/>
                <w:bottom w:val="none" w:sz="0" w:space="0" w:color="auto"/>
                <w:right w:val="none" w:sz="0" w:space="0" w:color="auto"/>
              </w:divBdr>
            </w:div>
            <w:div w:id="1965040523">
              <w:marLeft w:val="0"/>
              <w:marRight w:val="0"/>
              <w:marTop w:val="0"/>
              <w:marBottom w:val="0"/>
              <w:divBdr>
                <w:top w:val="none" w:sz="0" w:space="0" w:color="auto"/>
                <w:left w:val="none" w:sz="0" w:space="0" w:color="auto"/>
                <w:bottom w:val="none" w:sz="0" w:space="0" w:color="auto"/>
                <w:right w:val="none" w:sz="0" w:space="0" w:color="auto"/>
              </w:divBdr>
            </w:div>
          </w:divsChild>
        </w:div>
        <w:div w:id="1050763254">
          <w:marLeft w:val="0"/>
          <w:marRight w:val="0"/>
          <w:marTop w:val="0"/>
          <w:marBottom w:val="0"/>
          <w:divBdr>
            <w:top w:val="none" w:sz="0" w:space="0" w:color="auto"/>
            <w:left w:val="none" w:sz="0" w:space="0" w:color="auto"/>
            <w:bottom w:val="none" w:sz="0" w:space="0" w:color="auto"/>
            <w:right w:val="none" w:sz="0" w:space="0" w:color="auto"/>
          </w:divBdr>
        </w:div>
        <w:div w:id="1329796034">
          <w:marLeft w:val="0"/>
          <w:marRight w:val="0"/>
          <w:marTop w:val="0"/>
          <w:marBottom w:val="0"/>
          <w:divBdr>
            <w:top w:val="none" w:sz="0" w:space="0" w:color="auto"/>
            <w:left w:val="none" w:sz="0" w:space="0" w:color="auto"/>
            <w:bottom w:val="none" w:sz="0" w:space="0" w:color="auto"/>
            <w:right w:val="none" w:sz="0" w:space="0" w:color="auto"/>
          </w:divBdr>
          <w:divsChild>
            <w:div w:id="6179764">
              <w:marLeft w:val="0"/>
              <w:marRight w:val="0"/>
              <w:marTop w:val="0"/>
              <w:marBottom w:val="0"/>
              <w:divBdr>
                <w:top w:val="none" w:sz="0" w:space="0" w:color="auto"/>
                <w:left w:val="none" w:sz="0" w:space="0" w:color="auto"/>
                <w:bottom w:val="none" w:sz="0" w:space="0" w:color="auto"/>
                <w:right w:val="none" w:sz="0" w:space="0" w:color="auto"/>
              </w:divBdr>
            </w:div>
            <w:div w:id="20102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5584">
      <w:bodyDiv w:val="1"/>
      <w:marLeft w:val="0"/>
      <w:marRight w:val="0"/>
      <w:marTop w:val="0"/>
      <w:marBottom w:val="0"/>
      <w:divBdr>
        <w:top w:val="none" w:sz="0" w:space="0" w:color="auto"/>
        <w:left w:val="none" w:sz="0" w:space="0" w:color="auto"/>
        <w:bottom w:val="none" w:sz="0" w:space="0" w:color="auto"/>
        <w:right w:val="none" w:sz="0" w:space="0" w:color="auto"/>
      </w:divBdr>
      <w:divsChild>
        <w:div w:id="944077082">
          <w:marLeft w:val="0"/>
          <w:marRight w:val="0"/>
          <w:marTop w:val="0"/>
          <w:marBottom w:val="0"/>
          <w:divBdr>
            <w:top w:val="none" w:sz="0" w:space="0" w:color="auto"/>
            <w:left w:val="none" w:sz="0" w:space="0" w:color="auto"/>
            <w:bottom w:val="none" w:sz="0" w:space="0" w:color="auto"/>
            <w:right w:val="none" w:sz="0" w:space="0" w:color="auto"/>
          </w:divBdr>
        </w:div>
        <w:div w:id="2034455326">
          <w:marLeft w:val="0"/>
          <w:marRight w:val="0"/>
          <w:marTop w:val="0"/>
          <w:marBottom w:val="0"/>
          <w:divBdr>
            <w:top w:val="none" w:sz="0" w:space="0" w:color="auto"/>
            <w:left w:val="none" w:sz="0" w:space="0" w:color="auto"/>
            <w:bottom w:val="none" w:sz="0" w:space="0" w:color="auto"/>
            <w:right w:val="none" w:sz="0" w:space="0" w:color="auto"/>
          </w:divBdr>
        </w:div>
      </w:divsChild>
    </w:div>
    <w:div w:id="250480034">
      <w:bodyDiv w:val="1"/>
      <w:marLeft w:val="0"/>
      <w:marRight w:val="0"/>
      <w:marTop w:val="0"/>
      <w:marBottom w:val="0"/>
      <w:divBdr>
        <w:top w:val="none" w:sz="0" w:space="0" w:color="auto"/>
        <w:left w:val="none" w:sz="0" w:space="0" w:color="auto"/>
        <w:bottom w:val="none" w:sz="0" w:space="0" w:color="auto"/>
        <w:right w:val="none" w:sz="0" w:space="0" w:color="auto"/>
      </w:divBdr>
      <w:divsChild>
        <w:div w:id="880555141">
          <w:marLeft w:val="0"/>
          <w:marRight w:val="0"/>
          <w:marTop w:val="0"/>
          <w:marBottom w:val="0"/>
          <w:divBdr>
            <w:top w:val="none" w:sz="0" w:space="0" w:color="auto"/>
            <w:left w:val="none" w:sz="0" w:space="0" w:color="auto"/>
            <w:bottom w:val="none" w:sz="0" w:space="0" w:color="auto"/>
            <w:right w:val="none" w:sz="0" w:space="0" w:color="auto"/>
          </w:divBdr>
        </w:div>
        <w:div w:id="1966811174">
          <w:marLeft w:val="0"/>
          <w:marRight w:val="0"/>
          <w:marTop w:val="0"/>
          <w:marBottom w:val="0"/>
          <w:divBdr>
            <w:top w:val="none" w:sz="0" w:space="0" w:color="auto"/>
            <w:left w:val="none" w:sz="0" w:space="0" w:color="auto"/>
            <w:bottom w:val="none" w:sz="0" w:space="0" w:color="auto"/>
            <w:right w:val="none" w:sz="0" w:space="0" w:color="auto"/>
          </w:divBdr>
        </w:div>
        <w:div w:id="1973976867">
          <w:marLeft w:val="0"/>
          <w:marRight w:val="0"/>
          <w:marTop w:val="0"/>
          <w:marBottom w:val="0"/>
          <w:divBdr>
            <w:top w:val="none" w:sz="0" w:space="0" w:color="auto"/>
            <w:left w:val="none" w:sz="0" w:space="0" w:color="auto"/>
            <w:bottom w:val="none" w:sz="0" w:space="0" w:color="auto"/>
            <w:right w:val="none" w:sz="0" w:space="0" w:color="auto"/>
          </w:divBdr>
        </w:div>
      </w:divsChild>
    </w:div>
    <w:div w:id="286666318">
      <w:bodyDiv w:val="1"/>
      <w:marLeft w:val="0"/>
      <w:marRight w:val="0"/>
      <w:marTop w:val="0"/>
      <w:marBottom w:val="0"/>
      <w:divBdr>
        <w:top w:val="none" w:sz="0" w:space="0" w:color="auto"/>
        <w:left w:val="none" w:sz="0" w:space="0" w:color="auto"/>
        <w:bottom w:val="none" w:sz="0" w:space="0" w:color="auto"/>
        <w:right w:val="none" w:sz="0" w:space="0" w:color="auto"/>
      </w:divBdr>
    </w:div>
    <w:div w:id="295642569">
      <w:bodyDiv w:val="1"/>
      <w:marLeft w:val="0"/>
      <w:marRight w:val="0"/>
      <w:marTop w:val="0"/>
      <w:marBottom w:val="0"/>
      <w:divBdr>
        <w:top w:val="none" w:sz="0" w:space="0" w:color="auto"/>
        <w:left w:val="none" w:sz="0" w:space="0" w:color="auto"/>
        <w:bottom w:val="none" w:sz="0" w:space="0" w:color="auto"/>
        <w:right w:val="none" w:sz="0" w:space="0" w:color="auto"/>
      </w:divBdr>
      <w:divsChild>
        <w:div w:id="202596853">
          <w:marLeft w:val="0"/>
          <w:marRight w:val="0"/>
          <w:marTop w:val="0"/>
          <w:marBottom w:val="0"/>
          <w:divBdr>
            <w:top w:val="none" w:sz="0" w:space="0" w:color="auto"/>
            <w:left w:val="none" w:sz="0" w:space="0" w:color="auto"/>
            <w:bottom w:val="none" w:sz="0" w:space="0" w:color="auto"/>
            <w:right w:val="none" w:sz="0" w:space="0" w:color="auto"/>
          </w:divBdr>
        </w:div>
        <w:div w:id="2143574175">
          <w:marLeft w:val="0"/>
          <w:marRight w:val="0"/>
          <w:marTop w:val="0"/>
          <w:marBottom w:val="0"/>
          <w:divBdr>
            <w:top w:val="none" w:sz="0" w:space="0" w:color="auto"/>
            <w:left w:val="none" w:sz="0" w:space="0" w:color="auto"/>
            <w:bottom w:val="none" w:sz="0" w:space="0" w:color="auto"/>
            <w:right w:val="none" w:sz="0" w:space="0" w:color="auto"/>
          </w:divBdr>
        </w:div>
      </w:divsChild>
    </w:div>
    <w:div w:id="311834855">
      <w:bodyDiv w:val="1"/>
      <w:marLeft w:val="0"/>
      <w:marRight w:val="0"/>
      <w:marTop w:val="0"/>
      <w:marBottom w:val="0"/>
      <w:divBdr>
        <w:top w:val="none" w:sz="0" w:space="0" w:color="auto"/>
        <w:left w:val="none" w:sz="0" w:space="0" w:color="auto"/>
        <w:bottom w:val="none" w:sz="0" w:space="0" w:color="auto"/>
        <w:right w:val="none" w:sz="0" w:space="0" w:color="auto"/>
      </w:divBdr>
      <w:divsChild>
        <w:div w:id="945967996">
          <w:marLeft w:val="0"/>
          <w:marRight w:val="0"/>
          <w:marTop w:val="0"/>
          <w:marBottom w:val="0"/>
          <w:divBdr>
            <w:top w:val="none" w:sz="0" w:space="0" w:color="auto"/>
            <w:left w:val="none" w:sz="0" w:space="0" w:color="auto"/>
            <w:bottom w:val="none" w:sz="0" w:space="0" w:color="auto"/>
            <w:right w:val="none" w:sz="0" w:space="0" w:color="auto"/>
          </w:divBdr>
          <w:divsChild>
            <w:div w:id="910117925">
              <w:marLeft w:val="0"/>
              <w:marRight w:val="0"/>
              <w:marTop w:val="0"/>
              <w:marBottom w:val="0"/>
              <w:divBdr>
                <w:top w:val="none" w:sz="0" w:space="0" w:color="auto"/>
                <w:left w:val="none" w:sz="0" w:space="0" w:color="auto"/>
                <w:bottom w:val="none" w:sz="0" w:space="0" w:color="auto"/>
                <w:right w:val="none" w:sz="0" w:space="0" w:color="auto"/>
              </w:divBdr>
            </w:div>
            <w:div w:id="975374920">
              <w:marLeft w:val="0"/>
              <w:marRight w:val="0"/>
              <w:marTop w:val="0"/>
              <w:marBottom w:val="0"/>
              <w:divBdr>
                <w:top w:val="none" w:sz="0" w:space="0" w:color="auto"/>
                <w:left w:val="none" w:sz="0" w:space="0" w:color="auto"/>
                <w:bottom w:val="none" w:sz="0" w:space="0" w:color="auto"/>
                <w:right w:val="none" w:sz="0" w:space="0" w:color="auto"/>
              </w:divBdr>
            </w:div>
            <w:div w:id="1191410084">
              <w:marLeft w:val="0"/>
              <w:marRight w:val="0"/>
              <w:marTop w:val="0"/>
              <w:marBottom w:val="0"/>
              <w:divBdr>
                <w:top w:val="none" w:sz="0" w:space="0" w:color="auto"/>
                <w:left w:val="none" w:sz="0" w:space="0" w:color="auto"/>
                <w:bottom w:val="none" w:sz="0" w:space="0" w:color="auto"/>
                <w:right w:val="none" w:sz="0" w:space="0" w:color="auto"/>
              </w:divBdr>
            </w:div>
            <w:div w:id="1726568634">
              <w:marLeft w:val="0"/>
              <w:marRight w:val="0"/>
              <w:marTop w:val="0"/>
              <w:marBottom w:val="0"/>
              <w:divBdr>
                <w:top w:val="none" w:sz="0" w:space="0" w:color="auto"/>
                <w:left w:val="none" w:sz="0" w:space="0" w:color="auto"/>
                <w:bottom w:val="none" w:sz="0" w:space="0" w:color="auto"/>
                <w:right w:val="none" w:sz="0" w:space="0" w:color="auto"/>
              </w:divBdr>
            </w:div>
            <w:div w:id="1746294906">
              <w:marLeft w:val="0"/>
              <w:marRight w:val="0"/>
              <w:marTop w:val="0"/>
              <w:marBottom w:val="0"/>
              <w:divBdr>
                <w:top w:val="none" w:sz="0" w:space="0" w:color="auto"/>
                <w:left w:val="none" w:sz="0" w:space="0" w:color="auto"/>
                <w:bottom w:val="none" w:sz="0" w:space="0" w:color="auto"/>
                <w:right w:val="none" w:sz="0" w:space="0" w:color="auto"/>
              </w:divBdr>
            </w:div>
            <w:div w:id="2006858606">
              <w:marLeft w:val="0"/>
              <w:marRight w:val="0"/>
              <w:marTop w:val="0"/>
              <w:marBottom w:val="0"/>
              <w:divBdr>
                <w:top w:val="none" w:sz="0" w:space="0" w:color="auto"/>
                <w:left w:val="none" w:sz="0" w:space="0" w:color="auto"/>
                <w:bottom w:val="none" w:sz="0" w:space="0" w:color="auto"/>
                <w:right w:val="none" w:sz="0" w:space="0" w:color="auto"/>
              </w:divBdr>
            </w:div>
          </w:divsChild>
        </w:div>
        <w:div w:id="1359968407">
          <w:marLeft w:val="0"/>
          <w:marRight w:val="0"/>
          <w:marTop w:val="0"/>
          <w:marBottom w:val="0"/>
          <w:divBdr>
            <w:top w:val="none" w:sz="0" w:space="0" w:color="auto"/>
            <w:left w:val="none" w:sz="0" w:space="0" w:color="auto"/>
            <w:bottom w:val="none" w:sz="0" w:space="0" w:color="auto"/>
            <w:right w:val="none" w:sz="0" w:space="0" w:color="auto"/>
          </w:divBdr>
        </w:div>
        <w:div w:id="1626542705">
          <w:marLeft w:val="0"/>
          <w:marRight w:val="0"/>
          <w:marTop w:val="0"/>
          <w:marBottom w:val="0"/>
          <w:divBdr>
            <w:top w:val="none" w:sz="0" w:space="0" w:color="auto"/>
            <w:left w:val="none" w:sz="0" w:space="0" w:color="auto"/>
            <w:bottom w:val="none" w:sz="0" w:space="0" w:color="auto"/>
            <w:right w:val="none" w:sz="0" w:space="0" w:color="auto"/>
          </w:divBdr>
          <w:divsChild>
            <w:div w:id="14449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1907">
      <w:bodyDiv w:val="1"/>
      <w:marLeft w:val="0"/>
      <w:marRight w:val="0"/>
      <w:marTop w:val="0"/>
      <w:marBottom w:val="0"/>
      <w:divBdr>
        <w:top w:val="none" w:sz="0" w:space="0" w:color="auto"/>
        <w:left w:val="none" w:sz="0" w:space="0" w:color="auto"/>
        <w:bottom w:val="none" w:sz="0" w:space="0" w:color="auto"/>
        <w:right w:val="none" w:sz="0" w:space="0" w:color="auto"/>
      </w:divBdr>
      <w:divsChild>
        <w:div w:id="677535772">
          <w:marLeft w:val="0"/>
          <w:marRight w:val="0"/>
          <w:marTop w:val="0"/>
          <w:marBottom w:val="0"/>
          <w:divBdr>
            <w:top w:val="none" w:sz="0" w:space="0" w:color="auto"/>
            <w:left w:val="none" w:sz="0" w:space="0" w:color="auto"/>
            <w:bottom w:val="none" w:sz="0" w:space="0" w:color="auto"/>
            <w:right w:val="none" w:sz="0" w:space="0" w:color="auto"/>
          </w:divBdr>
        </w:div>
        <w:div w:id="793910490">
          <w:marLeft w:val="0"/>
          <w:marRight w:val="0"/>
          <w:marTop w:val="0"/>
          <w:marBottom w:val="0"/>
          <w:divBdr>
            <w:top w:val="none" w:sz="0" w:space="0" w:color="auto"/>
            <w:left w:val="none" w:sz="0" w:space="0" w:color="auto"/>
            <w:bottom w:val="none" w:sz="0" w:space="0" w:color="auto"/>
            <w:right w:val="none" w:sz="0" w:space="0" w:color="auto"/>
          </w:divBdr>
        </w:div>
        <w:div w:id="885719252">
          <w:marLeft w:val="0"/>
          <w:marRight w:val="0"/>
          <w:marTop w:val="0"/>
          <w:marBottom w:val="0"/>
          <w:divBdr>
            <w:top w:val="none" w:sz="0" w:space="0" w:color="auto"/>
            <w:left w:val="none" w:sz="0" w:space="0" w:color="auto"/>
            <w:bottom w:val="none" w:sz="0" w:space="0" w:color="auto"/>
            <w:right w:val="none" w:sz="0" w:space="0" w:color="auto"/>
          </w:divBdr>
        </w:div>
        <w:div w:id="1014528154">
          <w:marLeft w:val="0"/>
          <w:marRight w:val="0"/>
          <w:marTop w:val="0"/>
          <w:marBottom w:val="0"/>
          <w:divBdr>
            <w:top w:val="none" w:sz="0" w:space="0" w:color="auto"/>
            <w:left w:val="none" w:sz="0" w:space="0" w:color="auto"/>
            <w:bottom w:val="none" w:sz="0" w:space="0" w:color="auto"/>
            <w:right w:val="none" w:sz="0" w:space="0" w:color="auto"/>
          </w:divBdr>
        </w:div>
        <w:div w:id="1298417508">
          <w:marLeft w:val="0"/>
          <w:marRight w:val="0"/>
          <w:marTop w:val="0"/>
          <w:marBottom w:val="0"/>
          <w:divBdr>
            <w:top w:val="none" w:sz="0" w:space="0" w:color="auto"/>
            <w:left w:val="none" w:sz="0" w:space="0" w:color="auto"/>
            <w:bottom w:val="none" w:sz="0" w:space="0" w:color="auto"/>
            <w:right w:val="none" w:sz="0" w:space="0" w:color="auto"/>
          </w:divBdr>
        </w:div>
        <w:div w:id="1500658610">
          <w:marLeft w:val="0"/>
          <w:marRight w:val="0"/>
          <w:marTop w:val="0"/>
          <w:marBottom w:val="0"/>
          <w:divBdr>
            <w:top w:val="none" w:sz="0" w:space="0" w:color="auto"/>
            <w:left w:val="none" w:sz="0" w:space="0" w:color="auto"/>
            <w:bottom w:val="none" w:sz="0" w:space="0" w:color="auto"/>
            <w:right w:val="none" w:sz="0" w:space="0" w:color="auto"/>
          </w:divBdr>
        </w:div>
        <w:div w:id="1559703151">
          <w:marLeft w:val="0"/>
          <w:marRight w:val="0"/>
          <w:marTop w:val="0"/>
          <w:marBottom w:val="0"/>
          <w:divBdr>
            <w:top w:val="none" w:sz="0" w:space="0" w:color="auto"/>
            <w:left w:val="none" w:sz="0" w:space="0" w:color="auto"/>
            <w:bottom w:val="none" w:sz="0" w:space="0" w:color="auto"/>
            <w:right w:val="none" w:sz="0" w:space="0" w:color="auto"/>
          </w:divBdr>
        </w:div>
        <w:div w:id="1893535952">
          <w:marLeft w:val="0"/>
          <w:marRight w:val="0"/>
          <w:marTop w:val="0"/>
          <w:marBottom w:val="0"/>
          <w:divBdr>
            <w:top w:val="none" w:sz="0" w:space="0" w:color="auto"/>
            <w:left w:val="none" w:sz="0" w:space="0" w:color="auto"/>
            <w:bottom w:val="none" w:sz="0" w:space="0" w:color="auto"/>
            <w:right w:val="none" w:sz="0" w:space="0" w:color="auto"/>
          </w:divBdr>
        </w:div>
        <w:div w:id="2095202498">
          <w:marLeft w:val="0"/>
          <w:marRight w:val="0"/>
          <w:marTop w:val="0"/>
          <w:marBottom w:val="0"/>
          <w:divBdr>
            <w:top w:val="none" w:sz="0" w:space="0" w:color="auto"/>
            <w:left w:val="none" w:sz="0" w:space="0" w:color="auto"/>
            <w:bottom w:val="none" w:sz="0" w:space="0" w:color="auto"/>
            <w:right w:val="none" w:sz="0" w:space="0" w:color="auto"/>
          </w:divBdr>
        </w:div>
      </w:divsChild>
    </w:div>
    <w:div w:id="345061953">
      <w:bodyDiv w:val="1"/>
      <w:marLeft w:val="0"/>
      <w:marRight w:val="0"/>
      <w:marTop w:val="0"/>
      <w:marBottom w:val="0"/>
      <w:divBdr>
        <w:top w:val="none" w:sz="0" w:space="0" w:color="auto"/>
        <w:left w:val="none" w:sz="0" w:space="0" w:color="auto"/>
        <w:bottom w:val="none" w:sz="0" w:space="0" w:color="auto"/>
        <w:right w:val="none" w:sz="0" w:space="0" w:color="auto"/>
      </w:divBdr>
      <w:divsChild>
        <w:div w:id="154302970">
          <w:marLeft w:val="0"/>
          <w:marRight w:val="0"/>
          <w:marTop w:val="0"/>
          <w:marBottom w:val="0"/>
          <w:divBdr>
            <w:top w:val="none" w:sz="0" w:space="0" w:color="auto"/>
            <w:left w:val="none" w:sz="0" w:space="0" w:color="auto"/>
            <w:bottom w:val="none" w:sz="0" w:space="0" w:color="auto"/>
            <w:right w:val="none" w:sz="0" w:space="0" w:color="auto"/>
          </w:divBdr>
        </w:div>
        <w:div w:id="193422266">
          <w:marLeft w:val="0"/>
          <w:marRight w:val="0"/>
          <w:marTop w:val="0"/>
          <w:marBottom w:val="0"/>
          <w:divBdr>
            <w:top w:val="none" w:sz="0" w:space="0" w:color="auto"/>
            <w:left w:val="none" w:sz="0" w:space="0" w:color="auto"/>
            <w:bottom w:val="none" w:sz="0" w:space="0" w:color="auto"/>
            <w:right w:val="none" w:sz="0" w:space="0" w:color="auto"/>
          </w:divBdr>
        </w:div>
        <w:div w:id="1452673198">
          <w:marLeft w:val="0"/>
          <w:marRight w:val="0"/>
          <w:marTop w:val="0"/>
          <w:marBottom w:val="0"/>
          <w:divBdr>
            <w:top w:val="none" w:sz="0" w:space="0" w:color="auto"/>
            <w:left w:val="none" w:sz="0" w:space="0" w:color="auto"/>
            <w:bottom w:val="none" w:sz="0" w:space="0" w:color="auto"/>
            <w:right w:val="none" w:sz="0" w:space="0" w:color="auto"/>
          </w:divBdr>
        </w:div>
      </w:divsChild>
    </w:div>
    <w:div w:id="355351288">
      <w:bodyDiv w:val="1"/>
      <w:marLeft w:val="0"/>
      <w:marRight w:val="0"/>
      <w:marTop w:val="0"/>
      <w:marBottom w:val="0"/>
      <w:divBdr>
        <w:top w:val="none" w:sz="0" w:space="0" w:color="auto"/>
        <w:left w:val="none" w:sz="0" w:space="0" w:color="auto"/>
        <w:bottom w:val="none" w:sz="0" w:space="0" w:color="auto"/>
        <w:right w:val="none" w:sz="0" w:space="0" w:color="auto"/>
      </w:divBdr>
    </w:div>
    <w:div w:id="363598056">
      <w:bodyDiv w:val="1"/>
      <w:marLeft w:val="0"/>
      <w:marRight w:val="0"/>
      <w:marTop w:val="0"/>
      <w:marBottom w:val="0"/>
      <w:divBdr>
        <w:top w:val="none" w:sz="0" w:space="0" w:color="auto"/>
        <w:left w:val="none" w:sz="0" w:space="0" w:color="auto"/>
        <w:bottom w:val="none" w:sz="0" w:space="0" w:color="auto"/>
        <w:right w:val="none" w:sz="0" w:space="0" w:color="auto"/>
      </w:divBdr>
    </w:div>
    <w:div w:id="442385338">
      <w:bodyDiv w:val="1"/>
      <w:marLeft w:val="0"/>
      <w:marRight w:val="0"/>
      <w:marTop w:val="0"/>
      <w:marBottom w:val="0"/>
      <w:divBdr>
        <w:top w:val="none" w:sz="0" w:space="0" w:color="auto"/>
        <w:left w:val="none" w:sz="0" w:space="0" w:color="auto"/>
        <w:bottom w:val="none" w:sz="0" w:space="0" w:color="auto"/>
        <w:right w:val="none" w:sz="0" w:space="0" w:color="auto"/>
      </w:divBdr>
      <w:divsChild>
        <w:div w:id="69469151">
          <w:marLeft w:val="0"/>
          <w:marRight w:val="0"/>
          <w:marTop w:val="0"/>
          <w:marBottom w:val="0"/>
          <w:divBdr>
            <w:top w:val="none" w:sz="0" w:space="0" w:color="auto"/>
            <w:left w:val="none" w:sz="0" w:space="0" w:color="auto"/>
            <w:bottom w:val="none" w:sz="0" w:space="0" w:color="auto"/>
            <w:right w:val="none" w:sz="0" w:space="0" w:color="auto"/>
          </w:divBdr>
        </w:div>
        <w:div w:id="608784076">
          <w:marLeft w:val="0"/>
          <w:marRight w:val="0"/>
          <w:marTop w:val="0"/>
          <w:marBottom w:val="0"/>
          <w:divBdr>
            <w:top w:val="none" w:sz="0" w:space="0" w:color="auto"/>
            <w:left w:val="none" w:sz="0" w:space="0" w:color="auto"/>
            <w:bottom w:val="none" w:sz="0" w:space="0" w:color="auto"/>
            <w:right w:val="none" w:sz="0" w:space="0" w:color="auto"/>
          </w:divBdr>
        </w:div>
      </w:divsChild>
    </w:div>
    <w:div w:id="449277867">
      <w:bodyDiv w:val="1"/>
      <w:marLeft w:val="0"/>
      <w:marRight w:val="0"/>
      <w:marTop w:val="0"/>
      <w:marBottom w:val="0"/>
      <w:divBdr>
        <w:top w:val="none" w:sz="0" w:space="0" w:color="auto"/>
        <w:left w:val="none" w:sz="0" w:space="0" w:color="auto"/>
        <w:bottom w:val="none" w:sz="0" w:space="0" w:color="auto"/>
        <w:right w:val="none" w:sz="0" w:space="0" w:color="auto"/>
      </w:divBdr>
      <w:divsChild>
        <w:div w:id="146017727">
          <w:marLeft w:val="0"/>
          <w:marRight w:val="0"/>
          <w:marTop w:val="0"/>
          <w:marBottom w:val="0"/>
          <w:divBdr>
            <w:top w:val="none" w:sz="0" w:space="0" w:color="auto"/>
            <w:left w:val="none" w:sz="0" w:space="0" w:color="auto"/>
            <w:bottom w:val="none" w:sz="0" w:space="0" w:color="auto"/>
            <w:right w:val="none" w:sz="0" w:space="0" w:color="auto"/>
          </w:divBdr>
          <w:divsChild>
            <w:div w:id="593168571">
              <w:marLeft w:val="0"/>
              <w:marRight w:val="0"/>
              <w:marTop w:val="0"/>
              <w:marBottom w:val="0"/>
              <w:divBdr>
                <w:top w:val="none" w:sz="0" w:space="0" w:color="auto"/>
                <w:left w:val="none" w:sz="0" w:space="0" w:color="auto"/>
                <w:bottom w:val="none" w:sz="0" w:space="0" w:color="auto"/>
                <w:right w:val="none" w:sz="0" w:space="0" w:color="auto"/>
              </w:divBdr>
            </w:div>
          </w:divsChild>
        </w:div>
        <w:div w:id="1587768809">
          <w:marLeft w:val="0"/>
          <w:marRight w:val="0"/>
          <w:marTop w:val="0"/>
          <w:marBottom w:val="0"/>
          <w:divBdr>
            <w:top w:val="none" w:sz="0" w:space="0" w:color="auto"/>
            <w:left w:val="none" w:sz="0" w:space="0" w:color="auto"/>
            <w:bottom w:val="none" w:sz="0" w:space="0" w:color="auto"/>
            <w:right w:val="none" w:sz="0" w:space="0" w:color="auto"/>
          </w:divBdr>
          <w:divsChild>
            <w:div w:id="9419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734">
      <w:bodyDiv w:val="1"/>
      <w:marLeft w:val="0"/>
      <w:marRight w:val="0"/>
      <w:marTop w:val="0"/>
      <w:marBottom w:val="0"/>
      <w:divBdr>
        <w:top w:val="none" w:sz="0" w:space="0" w:color="auto"/>
        <w:left w:val="none" w:sz="0" w:space="0" w:color="auto"/>
        <w:bottom w:val="none" w:sz="0" w:space="0" w:color="auto"/>
        <w:right w:val="none" w:sz="0" w:space="0" w:color="auto"/>
      </w:divBdr>
      <w:divsChild>
        <w:div w:id="126827642">
          <w:marLeft w:val="0"/>
          <w:marRight w:val="0"/>
          <w:marTop w:val="0"/>
          <w:marBottom w:val="0"/>
          <w:divBdr>
            <w:top w:val="none" w:sz="0" w:space="0" w:color="auto"/>
            <w:left w:val="none" w:sz="0" w:space="0" w:color="auto"/>
            <w:bottom w:val="none" w:sz="0" w:space="0" w:color="auto"/>
            <w:right w:val="none" w:sz="0" w:space="0" w:color="auto"/>
          </w:divBdr>
        </w:div>
        <w:div w:id="146476540">
          <w:marLeft w:val="0"/>
          <w:marRight w:val="0"/>
          <w:marTop w:val="0"/>
          <w:marBottom w:val="0"/>
          <w:divBdr>
            <w:top w:val="none" w:sz="0" w:space="0" w:color="auto"/>
            <w:left w:val="none" w:sz="0" w:space="0" w:color="auto"/>
            <w:bottom w:val="none" w:sz="0" w:space="0" w:color="auto"/>
            <w:right w:val="none" w:sz="0" w:space="0" w:color="auto"/>
          </w:divBdr>
        </w:div>
        <w:div w:id="261033742">
          <w:marLeft w:val="0"/>
          <w:marRight w:val="0"/>
          <w:marTop w:val="0"/>
          <w:marBottom w:val="0"/>
          <w:divBdr>
            <w:top w:val="none" w:sz="0" w:space="0" w:color="auto"/>
            <w:left w:val="none" w:sz="0" w:space="0" w:color="auto"/>
            <w:bottom w:val="none" w:sz="0" w:space="0" w:color="auto"/>
            <w:right w:val="none" w:sz="0" w:space="0" w:color="auto"/>
          </w:divBdr>
        </w:div>
        <w:div w:id="377439044">
          <w:marLeft w:val="0"/>
          <w:marRight w:val="0"/>
          <w:marTop w:val="0"/>
          <w:marBottom w:val="0"/>
          <w:divBdr>
            <w:top w:val="none" w:sz="0" w:space="0" w:color="auto"/>
            <w:left w:val="none" w:sz="0" w:space="0" w:color="auto"/>
            <w:bottom w:val="none" w:sz="0" w:space="0" w:color="auto"/>
            <w:right w:val="none" w:sz="0" w:space="0" w:color="auto"/>
          </w:divBdr>
        </w:div>
        <w:div w:id="403383344">
          <w:marLeft w:val="0"/>
          <w:marRight w:val="0"/>
          <w:marTop w:val="0"/>
          <w:marBottom w:val="0"/>
          <w:divBdr>
            <w:top w:val="none" w:sz="0" w:space="0" w:color="auto"/>
            <w:left w:val="none" w:sz="0" w:space="0" w:color="auto"/>
            <w:bottom w:val="none" w:sz="0" w:space="0" w:color="auto"/>
            <w:right w:val="none" w:sz="0" w:space="0" w:color="auto"/>
          </w:divBdr>
        </w:div>
        <w:div w:id="487749131">
          <w:marLeft w:val="0"/>
          <w:marRight w:val="0"/>
          <w:marTop w:val="0"/>
          <w:marBottom w:val="0"/>
          <w:divBdr>
            <w:top w:val="none" w:sz="0" w:space="0" w:color="auto"/>
            <w:left w:val="none" w:sz="0" w:space="0" w:color="auto"/>
            <w:bottom w:val="none" w:sz="0" w:space="0" w:color="auto"/>
            <w:right w:val="none" w:sz="0" w:space="0" w:color="auto"/>
          </w:divBdr>
        </w:div>
        <w:div w:id="506095758">
          <w:marLeft w:val="0"/>
          <w:marRight w:val="0"/>
          <w:marTop w:val="0"/>
          <w:marBottom w:val="0"/>
          <w:divBdr>
            <w:top w:val="none" w:sz="0" w:space="0" w:color="auto"/>
            <w:left w:val="none" w:sz="0" w:space="0" w:color="auto"/>
            <w:bottom w:val="none" w:sz="0" w:space="0" w:color="auto"/>
            <w:right w:val="none" w:sz="0" w:space="0" w:color="auto"/>
          </w:divBdr>
        </w:div>
        <w:div w:id="780344908">
          <w:marLeft w:val="0"/>
          <w:marRight w:val="0"/>
          <w:marTop w:val="0"/>
          <w:marBottom w:val="0"/>
          <w:divBdr>
            <w:top w:val="none" w:sz="0" w:space="0" w:color="auto"/>
            <w:left w:val="none" w:sz="0" w:space="0" w:color="auto"/>
            <w:bottom w:val="none" w:sz="0" w:space="0" w:color="auto"/>
            <w:right w:val="none" w:sz="0" w:space="0" w:color="auto"/>
          </w:divBdr>
        </w:div>
        <w:div w:id="846166325">
          <w:marLeft w:val="0"/>
          <w:marRight w:val="0"/>
          <w:marTop w:val="0"/>
          <w:marBottom w:val="0"/>
          <w:divBdr>
            <w:top w:val="none" w:sz="0" w:space="0" w:color="auto"/>
            <w:left w:val="none" w:sz="0" w:space="0" w:color="auto"/>
            <w:bottom w:val="none" w:sz="0" w:space="0" w:color="auto"/>
            <w:right w:val="none" w:sz="0" w:space="0" w:color="auto"/>
          </w:divBdr>
        </w:div>
        <w:div w:id="889807306">
          <w:marLeft w:val="0"/>
          <w:marRight w:val="0"/>
          <w:marTop w:val="0"/>
          <w:marBottom w:val="0"/>
          <w:divBdr>
            <w:top w:val="none" w:sz="0" w:space="0" w:color="auto"/>
            <w:left w:val="none" w:sz="0" w:space="0" w:color="auto"/>
            <w:bottom w:val="none" w:sz="0" w:space="0" w:color="auto"/>
            <w:right w:val="none" w:sz="0" w:space="0" w:color="auto"/>
          </w:divBdr>
        </w:div>
        <w:div w:id="1201435803">
          <w:marLeft w:val="0"/>
          <w:marRight w:val="0"/>
          <w:marTop w:val="0"/>
          <w:marBottom w:val="0"/>
          <w:divBdr>
            <w:top w:val="none" w:sz="0" w:space="0" w:color="auto"/>
            <w:left w:val="none" w:sz="0" w:space="0" w:color="auto"/>
            <w:bottom w:val="none" w:sz="0" w:space="0" w:color="auto"/>
            <w:right w:val="none" w:sz="0" w:space="0" w:color="auto"/>
          </w:divBdr>
        </w:div>
        <w:div w:id="1728452957">
          <w:marLeft w:val="0"/>
          <w:marRight w:val="0"/>
          <w:marTop w:val="0"/>
          <w:marBottom w:val="0"/>
          <w:divBdr>
            <w:top w:val="none" w:sz="0" w:space="0" w:color="auto"/>
            <w:left w:val="none" w:sz="0" w:space="0" w:color="auto"/>
            <w:bottom w:val="none" w:sz="0" w:space="0" w:color="auto"/>
            <w:right w:val="none" w:sz="0" w:space="0" w:color="auto"/>
          </w:divBdr>
        </w:div>
      </w:divsChild>
    </w:div>
    <w:div w:id="565654552">
      <w:bodyDiv w:val="1"/>
      <w:marLeft w:val="0"/>
      <w:marRight w:val="0"/>
      <w:marTop w:val="0"/>
      <w:marBottom w:val="0"/>
      <w:divBdr>
        <w:top w:val="none" w:sz="0" w:space="0" w:color="auto"/>
        <w:left w:val="none" w:sz="0" w:space="0" w:color="auto"/>
        <w:bottom w:val="none" w:sz="0" w:space="0" w:color="auto"/>
        <w:right w:val="none" w:sz="0" w:space="0" w:color="auto"/>
      </w:divBdr>
      <w:divsChild>
        <w:div w:id="16152903">
          <w:marLeft w:val="0"/>
          <w:marRight w:val="0"/>
          <w:marTop w:val="0"/>
          <w:marBottom w:val="0"/>
          <w:divBdr>
            <w:top w:val="none" w:sz="0" w:space="0" w:color="auto"/>
            <w:left w:val="none" w:sz="0" w:space="0" w:color="auto"/>
            <w:bottom w:val="none" w:sz="0" w:space="0" w:color="auto"/>
            <w:right w:val="none" w:sz="0" w:space="0" w:color="auto"/>
          </w:divBdr>
        </w:div>
        <w:div w:id="85225303">
          <w:marLeft w:val="0"/>
          <w:marRight w:val="0"/>
          <w:marTop w:val="0"/>
          <w:marBottom w:val="0"/>
          <w:divBdr>
            <w:top w:val="none" w:sz="0" w:space="0" w:color="auto"/>
            <w:left w:val="none" w:sz="0" w:space="0" w:color="auto"/>
            <w:bottom w:val="none" w:sz="0" w:space="0" w:color="auto"/>
            <w:right w:val="none" w:sz="0" w:space="0" w:color="auto"/>
          </w:divBdr>
        </w:div>
        <w:div w:id="120610550">
          <w:marLeft w:val="0"/>
          <w:marRight w:val="0"/>
          <w:marTop w:val="0"/>
          <w:marBottom w:val="0"/>
          <w:divBdr>
            <w:top w:val="none" w:sz="0" w:space="0" w:color="auto"/>
            <w:left w:val="none" w:sz="0" w:space="0" w:color="auto"/>
            <w:bottom w:val="none" w:sz="0" w:space="0" w:color="auto"/>
            <w:right w:val="none" w:sz="0" w:space="0" w:color="auto"/>
          </w:divBdr>
        </w:div>
        <w:div w:id="163404494">
          <w:marLeft w:val="0"/>
          <w:marRight w:val="0"/>
          <w:marTop w:val="0"/>
          <w:marBottom w:val="0"/>
          <w:divBdr>
            <w:top w:val="none" w:sz="0" w:space="0" w:color="auto"/>
            <w:left w:val="none" w:sz="0" w:space="0" w:color="auto"/>
            <w:bottom w:val="none" w:sz="0" w:space="0" w:color="auto"/>
            <w:right w:val="none" w:sz="0" w:space="0" w:color="auto"/>
          </w:divBdr>
        </w:div>
        <w:div w:id="369459086">
          <w:marLeft w:val="0"/>
          <w:marRight w:val="0"/>
          <w:marTop w:val="0"/>
          <w:marBottom w:val="0"/>
          <w:divBdr>
            <w:top w:val="none" w:sz="0" w:space="0" w:color="auto"/>
            <w:left w:val="none" w:sz="0" w:space="0" w:color="auto"/>
            <w:bottom w:val="none" w:sz="0" w:space="0" w:color="auto"/>
            <w:right w:val="none" w:sz="0" w:space="0" w:color="auto"/>
          </w:divBdr>
        </w:div>
        <w:div w:id="469592822">
          <w:marLeft w:val="0"/>
          <w:marRight w:val="0"/>
          <w:marTop w:val="0"/>
          <w:marBottom w:val="0"/>
          <w:divBdr>
            <w:top w:val="none" w:sz="0" w:space="0" w:color="auto"/>
            <w:left w:val="none" w:sz="0" w:space="0" w:color="auto"/>
            <w:bottom w:val="none" w:sz="0" w:space="0" w:color="auto"/>
            <w:right w:val="none" w:sz="0" w:space="0" w:color="auto"/>
          </w:divBdr>
        </w:div>
        <w:div w:id="598804023">
          <w:marLeft w:val="0"/>
          <w:marRight w:val="0"/>
          <w:marTop w:val="0"/>
          <w:marBottom w:val="0"/>
          <w:divBdr>
            <w:top w:val="none" w:sz="0" w:space="0" w:color="auto"/>
            <w:left w:val="none" w:sz="0" w:space="0" w:color="auto"/>
            <w:bottom w:val="none" w:sz="0" w:space="0" w:color="auto"/>
            <w:right w:val="none" w:sz="0" w:space="0" w:color="auto"/>
          </w:divBdr>
          <w:divsChild>
            <w:div w:id="1300920913">
              <w:marLeft w:val="-75"/>
              <w:marRight w:val="0"/>
              <w:marTop w:val="30"/>
              <w:marBottom w:val="30"/>
              <w:divBdr>
                <w:top w:val="none" w:sz="0" w:space="0" w:color="auto"/>
                <w:left w:val="none" w:sz="0" w:space="0" w:color="auto"/>
                <w:bottom w:val="none" w:sz="0" w:space="0" w:color="auto"/>
                <w:right w:val="none" w:sz="0" w:space="0" w:color="auto"/>
              </w:divBdr>
              <w:divsChild>
                <w:div w:id="143200570">
                  <w:marLeft w:val="0"/>
                  <w:marRight w:val="0"/>
                  <w:marTop w:val="0"/>
                  <w:marBottom w:val="0"/>
                  <w:divBdr>
                    <w:top w:val="none" w:sz="0" w:space="0" w:color="auto"/>
                    <w:left w:val="none" w:sz="0" w:space="0" w:color="auto"/>
                    <w:bottom w:val="none" w:sz="0" w:space="0" w:color="auto"/>
                    <w:right w:val="none" w:sz="0" w:space="0" w:color="auto"/>
                  </w:divBdr>
                  <w:divsChild>
                    <w:div w:id="432432395">
                      <w:marLeft w:val="0"/>
                      <w:marRight w:val="0"/>
                      <w:marTop w:val="0"/>
                      <w:marBottom w:val="0"/>
                      <w:divBdr>
                        <w:top w:val="none" w:sz="0" w:space="0" w:color="auto"/>
                        <w:left w:val="none" w:sz="0" w:space="0" w:color="auto"/>
                        <w:bottom w:val="none" w:sz="0" w:space="0" w:color="auto"/>
                        <w:right w:val="none" w:sz="0" w:space="0" w:color="auto"/>
                      </w:divBdr>
                    </w:div>
                  </w:divsChild>
                </w:div>
                <w:div w:id="567766679">
                  <w:marLeft w:val="0"/>
                  <w:marRight w:val="0"/>
                  <w:marTop w:val="0"/>
                  <w:marBottom w:val="0"/>
                  <w:divBdr>
                    <w:top w:val="none" w:sz="0" w:space="0" w:color="auto"/>
                    <w:left w:val="none" w:sz="0" w:space="0" w:color="auto"/>
                    <w:bottom w:val="none" w:sz="0" w:space="0" w:color="auto"/>
                    <w:right w:val="none" w:sz="0" w:space="0" w:color="auto"/>
                  </w:divBdr>
                  <w:divsChild>
                    <w:div w:id="155190703">
                      <w:marLeft w:val="0"/>
                      <w:marRight w:val="0"/>
                      <w:marTop w:val="0"/>
                      <w:marBottom w:val="0"/>
                      <w:divBdr>
                        <w:top w:val="none" w:sz="0" w:space="0" w:color="auto"/>
                        <w:left w:val="none" w:sz="0" w:space="0" w:color="auto"/>
                        <w:bottom w:val="none" w:sz="0" w:space="0" w:color="auto"/>
                        <w:right w:val="none" w:sz="0" w:space="0" w:color="auto"/>
                      </w:divBdr>
                    </w:div>
                  </w:divsChild>
                </w:div>
                <w:div w:id="704720386">
                  <w:marLeft w:val="0"/>
                  <w:marRight w:val="0"/>
                  <w:marTop w:val="0"/>
                  <w:marBottom w:val="0"/>
                  <w:divBdr>
                    <w:top w:val="none" w:sz="0" w:space="0" w:color="auto"/>
                    <w:left w:val="none" w:sz="0" w:space="0" w:color="auto"/>
                    <w:bottom w:val="none" w:sz="0" w:space="0" w:color="auto"/>
                    <w:right w:val="none" w:sz="0" w:space="0" w:color="auto"/>
                  </w:divBdr>
                  <w:divsChild>
                    <w:div w:id="947394412">
                      <w:marLeft w:val="0"/>
                      <w:marRight w:val="0"/>
                      <w:marTop w:val="0"/>
                      <w:marBottom w:val="0"/>
                      <w:divBdr>
                        <w:top w:val="none" w:sz="0" w:space="0" w:color="auto"/>
                        <w:left w:val="none" w:sz="0" w:space="0" w:color="auto"/>
                        <w:bottom w:val="none" w:sz="0" w:space="0" w:color="auto"/>
                        <w:right w:val="none" w:sz="0" w:space="0" w:color="auto"/>
                      </w:divBdr>
                    </w:div>
                  </w:divsChild>
                </w:div>
                <w:div w:id="981542615">
                  <w:marLeft w:val="0"/>
                  <w:marRight w:val="0"/>
                  <w:marTop w:val="0"/>
                  <w:marBottom w:val="0"/>
                  <w:divBdr>
                    <w:top w:val="none" w:sz="0" w:space="0" w:color="auto"/>
                    <w:left w:val="none" w:sz="0" w:space="0" w:color="auto"/>
                    <w:bottom w:val="none" w:sz="0" w:space="0" w:color="auto"/>
                    <w:right w:val="none" w:sz="0" w:space="0" w:color="auto"/>
                  </w:divBdr>
                  <w:divsChild>
                    <w:div w:id="1912691583">
                      <w:marLeft w:val="0"/>
                      <w:marRight w:val="0"/>
                      <w:marTop w:val="0"/>
                      <w:marBottom w:val="0"/>
                      <w:divBdr>
                        <w:top w:val="none" w:sz="0" w:space="0" w:color="auto"/>
                        <w:left w:val="none" w:sz="0" w:space="0" w:color="auto"/>
                        <w:bottom w:val="none" w:sz="0" w:space="0" w:color="auto"/>
                        <w:right w:val="none" w:sz="0" w:space="0" w:color="auto"/>
                      </w:divBdr>
                    </w:div>
                  </w:divsChild>
                </w:div>
                <w:div w:id="1090851999">
                  <w:marLeft w:val="0"/>
                  <w:marRight w:val="0"/>
                  <w:marTop w:val="0"/>
                  <w:marBottom w:val="0"/>
                  <w:divBdr>
                    <w:top w:val="none" w:sz="0" w:space="0" w:color="auto"/>
                    <w:left w:val="none" w:sz="0" w:space="0" w:color="auto"/>
                    <w:bottom w:val="none" w:sz="0" w:space="0" w:color="auto"/>
                    <w:right w:val="none" w:sz="0" w:space="0" w:color="auto"/>
                  </w:divBdr>
                  <w:divsChild>
                    <w:div w:id="1024211804">
                      <w:marLeft w:val="0"/>
                      <w:marRight w:val="0"/>
                      <w:marTop w:val="0"/>
                      <w:marBottom w:val="0"/>
                      <w:divBdr>
                        <w:top w:val="none" w:sz="0" w:space="0" w:color="auto"/>
                        <w:left w:val="none" w:sz="0" w:space="0" w:color="auto"/>
                        <w:bottom w:val="none" w:sz="0" w:space="0" w:color="auto"/>
                        <w:right w:val="none" w:sz="0" w:space="0" w:color="auto"/>
                      </w:divBdr>
                    </w:div>
                  </w:divsChild>
                </w:div>
                <w:div w:id="1402019032">
                  <w:marLeft w:val="0"/>
                  <w:marRight w:val="0"/>
                  <w:marTop w:val="0"/>
                  <w:marBottom w:val="0"/>
                  <w:divBdr>
                    <w:top w:val="none" w:sz="0" w:space="0" w:color="auto"/>
                    <w:left w:val="none" w:sz="0" w:space="0" w:color="auto"/>
                    <w:bottom w:val="none" w:sz="0" w:space="0" w:color="auto"/>
                    <w:right w:val="none" w:sz="0" w:space="0" w:color="auto"/>
                  </w:divBdr>
                  <w:divsChild>
                    <w:div w:id="1692102025">
                      <w:marLeft w:val="0"/>
                      <w:marRight w:val="0"/>
                      <w:marTop w:val="0"/>
                      <w:marBottom w:val="0"/>
                      <w:divBdr>
                        <w:top w:val="none" w:sz="0" w:space="0" w:color="auto"/>
                        <w:left w:val="none" w:sz="0" w:space="0" w:color="auto"/>
                        <w:bottom w:val="none" w:sz="0" w:space="0" w:color="auto"/>
                        <w:right w:val="none" w:sz="0" w:space="0" w:color="auto"/>
                      </w:divBdr>
                    </w:div>
                  </w:divsChild>
                </w:div>
                <w:div w:id="1534877831">
                  <w:marLeft w:val="0"/>
                  <w:marRight w:val="0"/>
                  <w:marTop w:val="0"/>
                  <w:marBottom w:val="0"/>
                  <w:divBdr>
                    <w:top w:val="none" w:sz="0" w:space="0" w:color="auto"/>
                    <w:left w:val="none" w:sz="0" w:space="0" w:color="auto"/>
                    <w:bottom w:val="none" w:sz="0" w:space="0" w:color="auto"/>
                    <w:right w:val="none" w:sz="0" w:space="0" w:color="auto"/>
                  </w:divBdr>
                  <w:divsChild>
                    <w:div w:id="1883710569">
                      <w:marLeft w:val="0"/>
                      <w:marRight w:val="0"/>
                      <w:marTop w:val="0"/>
                      <w:marBottom w:val="0"/>
                      <w:divBdr>
                        <w:top w:val="none" w:sz="0" w:space="0" w:color="auto"/>
                        <w:left w:val="none" w:sz="0" w:space="0" w:color="auto"/>
                        <w:bottom w:val="none" w:sz="0" w:space="0" w:color="auto"/>
                        <w:right w:val="none" w:sz="0" w:space="0" w:color="auto"/>
                      </w:divBdr>
                    </w:div>
                  </w:divsChild>
                </w:div>
                <w:div w:id="1589344693">
                  <w:marLeft w:val="0"/>
                  <w:marRight w:val="0"/>
                  <w:marTop w:val="0"/>
                  <w:marBottom w:val="0"/>
                  <w:divBdr>
                    <w:top w:val="none" w:sz="0" w:space="0" w:color="auto"/>
                    <w:left w:val="none" w:sz="0" w:space="0" w:color="auto"/>
                    <w:bottom w:val="none" w:sz="0" w:space="0" w:color="auto"/>
                    <w:right w:val="none" w:sz="0" w:space="0" w:color="auto"/>
                  </w:divBdr>
                  <w:divsChild>
                    <w:div w:id="624509662">
                      <w:marLeft w:val="0"/>
                      <w:marRight w:val="0"/>
                      <w:marTop w:val="0"/>
                      <w:marBottom w:val="0"/>
                      <w:divBdr>
                        <w:top w:val="none" w:sz="0" w:space="0" w:color="auto"/>
                        <w:left w:val="none" w:sz="0" w:space="0" w:color="auto"/>
                        <w:bottom w:val="none" w:sz="0" w:space="0" w:color="auto"/>
                        <w:right w:val="none" w:sz="0" w:space="0" w:color="auto"/>
                      </w:divBdr>
                    </w:div>
                  </w:divsChild>
                </w:div>
                <w:div w:id="1634866648">
                  <w:marLeft w:val="0"/>
                  <w:marRight w:val="0"/>
                  <w:marTop w:val="0"/>
                  <w:marBottom w:val="0"/>
                  <w:divBdr>
                    <w:top w:val="none" w:sz="0" w:space="0" w:color="auto"/>
                    <w:left w:val="none" w:sz="0" w:space="0" w:color="auto"/>
                    <w:bottom w:val="none" w:sz="0" w:space="0" w:color="auto"/>
                    <w:right w:val="none" w:sz="0" w:space="0" w:color="auto"/>
                  </w:divBdr>
                  <w:divsChild>
                    <w:div w:id="287055016">
                      <w:marLeft w:val="0"/>
                      <w:marRight w:val="0"/>
                      <w:marTop w:val="0"/>
                      <w:marBottom w:val="0"/>
                      <w:divBdr>
                        <w:top w:val="none" w:sz="0" w:space="0" w:color="auto"/>
                        <w:left w:val="none" w:sz="0" w:space="0" w:color="auto"/>
                        <w:bottom w:val="none" w:sz="0" w:space="0" w:color="auto"/>
                        <w:right w:val="none" w:sz="0" w:space="0" w:color="auto"/>
                      </w:divBdr>
                    </w:div>
                  </w:divsChild>
                </w:div>
                <w:div w:id="1734504605">
                  <w:marLeft w:val="0"/>
                  <w:marRight w:val="0"/>
                  <w:marTop w:val="0"/>
                  <w:marBottom w:val="0"/>
                  <w:divBdr>
                    <w:top w:val="none" w:sz="0" w:space="0" w:color="auto"/>
                    <w:left w:val="none" w:sz="0" w:space="0" w:color="auto"/>
                    <w:bottom w:val="none" w:sz="0" w:space="0" w:color="auto"/>
                    <w:right w:val="none" w:sz="0" w:space="0" w:color="auto"/>
                  </w:divBdr>
                  <w:divsChild>
                    <w:div w:id="826365710">
                      <w:marLeft w:val="0"/>
                      <w:marRight w:val="0"/>
                      <w:marTop w:val="0"/>
                      <w:marBottom w:val="0"/>
                      <w:divBdr>
                        <w:top w:val="none" w:sz="0" w:space="0" w:color="auto"/>
                        <w:left w:val="none" w:sz="0" w:space="0" w:color="auto"/>
                        <w:bottom w:val="none" w:sz="0" w:space="0" w:color="auto"/>
                        <w:right w:val="none" w:sz="0" w:space="0" w:color="auto"/>
                      </w:divBdr>
                    </w:div>
                  </w:divsChild>
                </w:div>
                <w:div w:id="1833912261">
                  <w:marLeft w:val="0"/>
                  <w:marRight w:val="0"/>
                  <w:marTop w:val="0"/>
                  <w:marBottom w:val="0"/>
                  <w:divBdr>
                    <w:top w:val="none" w:sz="0" w:space="0" w:color="auto"/>
                    <w:left w:val="none" w:sz="0" w:space="0" w:color="auto"/>
                    <w:bottom w:val="none" w:sz="0" w:space="0" w:color="auto"/>
                    <w:right w:val="none" w:sz="0" w:space="0" w:color="auto"/>
                  </w:divBdr>
                  <w:divsChild>
                    <w:div w:id="55511660">
                      <w:marLeft w:val="0"/>
                      <w:marRight w:val="0"/>
                      <w:marTop w:val="0"/>
                      <w:marBottom w:val="0"/>
                      <w:divBdr>
                        <w:top w:val="none" w:sz="0" w:space="0" w:color="auto"/>
                        <w:left w:val="none" w:sz="0" w:space="0" w:color="auto"/>
                        <w:bottom w:val="none" w:sz="0" w:space="0" w:color="auto"/>
                        <w:right w:val="none" w:sz="0" w:space="0" w:color="auto"/>
                      </w:divBdr>
                    </w:div>
                  </w:divsChild>
                </w:div>
                <w:div w:id="1877082865">
                  <w:marLeft w:val="0"/>
                  <w:marRight w:val="0"/>
                  <w:marTop w:val="0"/>
                  <w:marBottom w:val="0"/>
                  <w:divBdr>
                    <w:top w:val="none" w:sz="0" w:space="0" w:color="auto"/>
                    <w:left w:val="none" w:sz="0" w:space="0" w:color="auto"/>
                    <w:bottom w:val="none" w:sz="0" w:space="0" w:color="auto"/>
                    <w:right w:val="none" w:sz="0" w:space="0" w:color="auto"/>
                  </w:divBdr>
                  <w:divsChild>
                    <w:div w:id="640842380">
                      <w:marLeft w:val="0"/>
                      <w:marRight w:val="0"/>
                      <w:marTop w:val="0"/>
                      <w:marBottom w:val="0"/>
                      <w:divBdr>
                        <w:top w:val="none" w:sz="0" w:space="0" w:color="auto"/>
                        <w:left w:val="none" w:sz="0" w:space="0" w:color="auto"/>
                        <w:bottom w:val="none" w:sz="0" w:space="0" w:color="auto"/>
                        <w:right w:val="none" w:sz="0" w:space="0" w:color="auto"/>
                      </w:divBdr>
                    </w:div>
                  </w:divsChild>
                </w:div>
                <w:div w:id="1947880533">
                  <w:marLeft w:val="0"/>
                  <w:marRight w:val="0"/>
                  <w:marTop w:val="0"/>
                  <w:marBottom w:val="0"/>
                  <w:divBdr>
                    <w:top w:val="none" w:sz="0" w:space="0" w:color="auto"/>
                    <w:left w:val="none" w:sz="0" w:space="0" w:color="auto"/>
                    <w:bottom w:val="none" w:sz="0" w:space="0" w:color="auto"/>
                    <w:right w:val="none" w:sz="0" w:space="0" w:color="auto"/>
                  </w:divBdr>
                  <w:divsChild>
                    <w:div w:id="752354738">
                      <w:marLeft w:val="0"/>
                      <w:marRight w:val="0"/>
                      <w:marTop w:val="0"/>
                      <w:marBottom w:val="0"/>
                      <w:divBdr>
                        <w:top w:val="none" w:sz="0" w:space="0" w:color="auto"/>
                        <w:left w:val="none" w:sz="0" w:space="0" w:color="auto"/>
                        <w:bottom w:val="none" w:sz="0" w:space="0" w:color="auto"/>
                        <w:right w:val="none" w:sz="0" w:space="0" w:color="auto"/>
                      </w:divBdr>
                    </w:div>
                  </w:divsChild>
                </w:div>
                <w:div w:id="2120484479">
                  <w:marLeft w:val="0"/>
                  <w:marRight w:val="0"/>
                  <w:marTop w:val="0"/>
                  <w:marBottom w:val="0"/>
                  <w:divBdr>
                    <w:top w:val="none" w:sz="0" w:space="0" w:color="auto"/>
                    <w:left w:val="none" w:sz="0" w:space="0" w:color="auto"/>
                    <w:bottom w:val="none" w:sz="0" w:space="0" w:color="auto"/>
                    <w:right w:val="none" w:sz="0" w:space="0" w:color="auto"/>
                  </w:divBdr>
                  <w:divsChild>
                    <w:div w:id="962151298">
                      <w:marLeft w:val="0"/>
                      <w:marRight w:val="0"/>
                      <w:marTop w:val="0"/>
                      <w:marBottom w:val="0"/>
                      <w:divBdr>
                        <w:top w:val="none" w:sz="0" w:space="0" w:color="auto"/>
                        <w:left w:val="none" w:sz="0" w:space="0" w:color="auto"/>
                        <w:bottom w:val="none" w:sz="0" w:space="0" w:color="auto"/>
                        <w:right w:val="none" w:sz="0" w:space="0" w:color="auto"/>
                      </w:divBdr>
                    </w:div>
                  </w:divsChild>
                </w:div>
                <w:div w:id="2137867097">
                  <w:marLeft w:val="0"/>
                  <w:marRight w:val="0"/>
                  <w:marTop w:val="0"/>
                  <w:marBottom w:val="0"/>
                  <w:divBdr>
                    <w:top w:val="none" w:sz="0" w:space="0" w:color="auto"/>
                    <w:left w:val="none" w:sz="0" w:space="0" w:color="auto"/>
                    <w:bottom w:val="none" w:sz="0" w:space="0" w:color="auto"/>
                    <w:right w:val="none" w:sz="0" w:space="0" w:color="auto"/>
                  </w:divBdr>
                  <w:divsChild>
                    <w:div w:id="18837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499">
          <w:marLeft w:val="0"/>
          <w:marRight w:val="0"/>
          <w:marTop w:val="0"/>
          <w:marBottom w:val="0"/>
          <w:divBdr>
            <w:top w:val="none" w:sz="0" w:space="0" w:color="auto"/>
            <w:left w:val="none" w:sz="0" w:space="0" w:color="auto"/>
            <w:bottom w:val="none" w:sz="0" w:space="0" w:color="auto"/>
            <w:right w:val="none" w:sz="0" w:space="0" w:color="auto"/>
          </w:divBdr>
        </w:div>
        <w:div w:id="726614081">
          <w:marLeft w:val="0"/>
          <w:marRight w:val="0"/>
          <w:marTop w:val="0"/>
          <w:marBottom w:val="0"/>
          <w:divBdr>
            <w:top w:val="none" w:sz="0" w:space="0" w:color="auto"/>
            <w:left w:val="none" w:sz="0" w:space="0" w:color="auto"/>
            <w:bottom w:val="none" w:sz="0" w:space="0" w:color="auto"/>
            <w:right w:val="none" w:sz="0" w:space="0" w:color="auto"/>
          </w:divBdr>
        </w:div>
        <w:div w:id="958142384">
          <w:marLeft w:val="0"/>
          <w:marRight w:val="0"/>
          <w:marTop w:val="0"/>
          <w:marBottom w:val="0"/>
          <w:divBdr>
            <w:top w:val="none" w:sz="0" w:space="0" w:color="auto"/>
            <w:left w:val="none" w:sz="0" w:space="0" w:color="auto"/>
            <w:bottom w:val="none" w:sz="0" w:space="0" w:color="auto"/>
            <w:right w:val="none" w:sz="0" w:space="0" w:color="auto"/>
          </w:divBdr>
        </w:div>
        <w:div w:id="1046099361">
          <w:marLeft w:val="0"/>
          <w:marRight w:val="0"/>
          <w:marTop w:val="0"/>
          <w:marBottom w:val="0"/>
          <w:divBdr>
            <w:top w:val="none" w:sz="0" w:space="0" w:color="auto"/>
            <w:left w:val="none" w:sz="0" w:space="0" w:color="auto"/>
            <w:bottom w:val="none" w:sz="0" w:space="0" w:color="auto"/>
            <w:right w:val="none" w:sz="0" w:space="0" w:color="auto"/>
          </w:divBdr>
        </w:div>
        <w:div w:id="1128474193">
          <w:marLeft w:val="0"/>
          <w:marRight w:val="0"/>
          <w:marTop w:val="0"/>
          <w:marBottom w:val="0"/>
          <w:divBdr>
            <w:top w:val="none" w:sz="0" w:space="0" w:color="auto"/>
            <w:left w:val="none" w:sz="0" w:space="0" w:color="auto"/>
            <w:bottom w:val="none" w:sz="0" w:space="0" w:color="auto"/>
            <w:right w:val="none" w:sz="0" w:space="0" w:color="auto"/>
          </w:divBdr>
        </w:div>
        <w:div w:id="1326326987">
          <w:marLeft w:val="0"/>
          <w:marRight w:val="0"/>
          <w:marTop w:val="0"/>
          <w:marBottom w:val="0"/>
          <w:divBdr>
            <w:top w:val="none" w:sz="0" w:space="0" w:color="auto"/>
            <w:left w:val="none" w:sz="0" w:space="0" w:color="auto"/>
            <w:bottom w:val="none" w:sz="0" w:space="0" w:color="auto"/>
            <w:right w:val="none" w:sz="0" w:space="0" w:color="auto"/>
          </w:divBdr>
        </w:div>
        <w:div w:id="1536889071">
          <w:marLeft w:val="0"/>
          <w:marRight w:val="0"/>
          <w:marTop w:val="0"/>
          <w:marBottom w:val="0"/>
          <w:divBdr>
            <w:top w:val="none" w:sz="0" w:space="0" w:color="auto"/>
            <w:left w:val="none" w:sz="0" w:space="0" w:color="auto"/>
            <w:bottom w:val="none" w:sz="0" w:space="0" w:color="auto"/>
            <w:right w:val="none" w:sz="0" w:space="0" w:color="auto"/>
          </w:divBdr>
        </w:div>
        <w:div w:id="1565872643">
          <w:marLeft w:val="0"/>
          <w:marRight w:val="0"/>
          <w:marTop w:val="0"/>
          <w:marBottom w:val="0"/>
          <w:divBdr>
            <w:top w:val="none" w:sz="0" w:space="0" w:color="auto"/>
            <w:left w:val="none" w:sz="0" w:space="0" w:color="auto"/>
            <w:bottom w:val="none" w:sz="0" w:space="0" w:color="auto"/>
            <w:right w:val="none" w:sz="0" w:space="0" w:color="auto"/>
          </w:divBdr>
        </w:div>
        <w:div w:id="1685282049">
          <w:marLeft w:val="0"/>
          <w:marRight w:val="0"/>
          <w:marTop w:val="0"/>
          <w:marBottom w:val="0"/>
          <w:divBdr>
            <w:top w:val="none" w:sz="0" w:space="0" w:color="auto"/>
            <w:left w:val="none" w:sz="0" w:space="0" w:color="auto"/>
            <w:bottom w:val="none" w:sz="0" w:space="0" w:color="auto"/>
            <w:right w:val="none" w:sz="0" w:space="0" w:color="auto"/>
          </w:divBdr>
        </w:div>
        <w:div w:id="1754817200">
          <w:marLeft w:val="0"/>
          <w:marRight w:val="0"/>
          <w:marTop w:val="0"/>
          <w:marBottom w:val="0"/>
          <w:divBdr>
            <w:top w:val="none" w:sz="0" w:space="0" w:color="auto"/>
            <w:left w:val="none" w:sz="0" w:space="0" w:color="auto"/>
            <w:bottom w:val="none" w:sz="0" w:space="0" w:color="auto"/>
            <w:right w:val="none" w:sz="0" w:space="0" w:color="auto"/>
          </w:divBdr>
        </w:div>
        <w:div w:id="1789276033">
          <w:marLeft w:val="0"/>
          <w:marRight w:val="0"/>
          <w:marTop w:val="0"/>
          <w:marBottom w:val="0"/>
          <w:divBdr>
            <w:top w:val="none" w:sz="0" w:space="0" w:color="auto"/>
            <w:left w:val="none" w:sz="0" w:space="0" w:color="auto"/>
            <w:bottom w:val="none" w:sz="0" w:space="0" w:color="auto"/>
            <w:right w:val="none" w:sz="0" w:space="0" w:color="auto"/>
          </w:divBdr>
        </w:div>
        <w:div w:id="1800369471">
          <w:marLeft w:val="0"/>
          <w:marRight w:val="0"/>
          <w:marTop w:val="0"/>
          <w:marBottom w:val="0"/>
          <w:divBdr>
            <w:top w:val="none" w:sz="0" w:space="0" w:color="auto"/>
            <w:left w:val="none" w:sz="0" w:space="0" w:color="auto"/>
            <w:bottom w:val="none" w:sz="0" w:space="0" w:color="auto"/>
            <w:right w:val="none" w:sz="0" w:space="0" w:color="auto"/>
          </w:divBdr>
        </w:div>
        <w:div w:id="2104568550">
          <w:marLeft w:val="0"/>
          <w:marRight w:val="0"/>
          <w:marTop w:val="0"/>
          <w:marBottom w:val="0"/>
          <w:divBdr>
            <w:top w:val="none" w:sz="0" w:space="0" w:color="auto"/>
            <w:left w:val="none" w:sz="0" w:space="0" w:color="auto"/>
            <w:bottom w:val="none" w:sz="0" w:space="0" w:color="auto"/>
            <w:right w:val="none" w:sz="0" w:space="0" w:color="auto"/>
          </w:divBdr>
        </w:div>
      </w:divsChild>
    </w:div>
    <w:div w:id="570702510">
      <w:bodyDiv w:val="1"/>
      <w:marLeft w:val="0"/>
      <w:marRight w:val="0"/>
      <w:marTop w:val="0"/>
      <w:marBottom w:val="0"/>
      <w:divBdr>
        <w:top w:val="none" w:sz="0" w:space="0" w:color="auto"/>
        <w:left w:val="none" w:sz="0" w:space="0" w:color="auto"/>
        <w:bottom w:val="none" w:sz="0" w:space="0" w:color="auto"/>
        <w:right w:val="none" w:sz="0" w:space="0" w:color="auto"/>
      </w:divBdr>
      <w:divsChild>
        <w:div w:id="298726492">
          <w:marLeft w:val="0"/>
          <w:marRight w:val="0"/>
          <w:marTop w:val="0"/>
          <w:marBottom w:val="0"/>
          <w:divBdr>
            <w:top w:val="none" w:sz="0" w:space="0" w:color="auto"/>
            <w:left w:val="none" w:sz="0" w:space="0" w:color="auto"/>
            <w:bottom w:val="none" w:sz="0" w:space="0" w:color="auto"/>
            <w:right w:val="none" w:sz="0" w:space="0" w:color="auto"/>
          </w:divBdr>
        </w:div>
        <w:div w:id="359209900">
          <w:marLeft w:val="0"/>
          <w:marRight w:val="0"/>
          <w:marTop w:val="0"/>
          <w:marBottom w:val="0"/>
          <w:divBdr>
            <w:top w:val="none" w:sz="0" w:space="0" w:color="auto"/>
            <w:left w:val="none" w:sz="0" w:space="0" w:color="auto"/>
            <w:bottom w:val="none" w:sz="0" w:space="0" w:color="auto"/>
            <w:right w:val="none" w:sz="0" w:space="0" w:color="auto"/>
          </w:divBdr>
          <w:divsChild>
            <w:div w:id="1224483329">
              <w:marLeft w:val="-75"/>
              <w:marRight w:val="0"/>
              <w:marTop w:val="30"/>
              <w:marBottom w:val="30"/>
              <w:divBdr>
                <w:top w:val="none" w:sz="0" w:space="0" w:color="auto"/>
                <w:left w:val="none" w:sz="0" w:space="0" w:color="auto"/>
                <w:bottom w:val="none" w:sz="0" w:space="0" w:color="auto"/>
                <w:right w:val="none" w:sz="0" w:space="0" w:color="auto"/>
              </w:divBdr>
              <w:divsChild>
                <w:div w:id="57629325">
                  <w:marLeft w:val="0"/>
                  <w:marRight w:val="0"/>
                  <w:marTop w:val="0"/>
                  <w:marBottom w:val="0"/>
                  <w:divBdr>
                    <w:top w:val="none" w:sz="0" w:space="0" w:color="auto"/>
                    <w:left w:val="none" w:sz="0" w:space="0" w:color="auto"/>
                    <w:bottom w:val="none" w:sz="0" w:space="0" w:color="auto"/>
                    <w:right w:val="none" w:sz="0" w:space="0" w:color="auto"/>
                  </w:divBdr>
                  <w:divsChild>
                    <w:div w:id="826435024">
                      <w:marLeft w:val="0"/>
                      <w:marRight w:val="0"/>
                      <w:marTop w:val="0"/>
                      <w:marBottom w:val="0"/>
                      <w:divBdr>
                        <w:top w:val="none" w:sz="0" w:space="0" w:color="auto"/>
                        <w:left w:val="none" w:sz="0" w:space="0" w:color="auto"/>
                        <w:bottom w:val="none" w:sz="0" w:space="0" w:color="auto"/>
                        <w:right w:val="none" w:sz="0" w:space="0" w:color="auto"/>
                      </w:divBdr>
                    </w:div>
                  </w:divsChild>
                </w:div>
                <w:div w:id="82579861">
                  <w:marLeft w:val="0"/>
                  <w:marRight w:val="0"/>
                  <w:marTop w:val="0"/>
                  <w:marBottom w:val="0"/>
                  <w:divBdr>
                    <w:top w:val="none" w:sz="0" w:space="0" w:color="auto"/>
                    <w:left w:val="none" w:sz="0" w:space="0" w:color="auto"/>
                    <w:bottom w:val="none" w:sz="0" w:space="0" w:color="auto"/>
                    <w:right w:val="none" w:sz="0" w:space="0" w:color="auto"/>
                  </w:divBdr>
                  <w:divsChild>
                    <w:div w:id="1851219057">
                      <w:marLeft w:val="0"/>
                      <w:marRight w:val="0"/>
                      <w:marTop w:val="0"/>
                      <w:marBottom w:val="0"/>
                      <w:divBdr>
                        <w:top w:val="none" w:sz="0" w:space="0" w:color="auto"/>
                        <w:left w:val="none" w:sz="0" w:space="0" w:color="auto"/>
                        <w:bottom w:val="none" w:sz="0" w:space="0" w:color="auto"/>
                        <w:right w:val="none" w:sz="0" w:space="0" w:color="auto"/>
                      </w:divBdr>
                    </w:div>
                  </w:divsChild>
                </w:div>
                <w:div w:id="108092301">
                  <w:marLeft w:val="0"/>
                  <w:marRight w:val="0"/>
                  <w:marTop w:val="0"/>
                  <w:marBottom w:val="0"/>
                  <w:divBdr>
                    <w:top w:val="none" w:sz="0" w:space="0" w:color="auto"/>
                    <w:left w:val="none" w:sz="0" w:space="0" w:color="auto"/>
                    <w:bottom w:val="none" w:sz="0" w:space="0" w:color="auto"/>
                    <w:right w:val="none" w:sz="0" w:space="0" w:color="auto"/>
                  </w:divBdr>
                  <w:divsChild>
                    <w:div w:id="1406874871">
                      <w:marLeft w:val="0"/>
                      <w:marRight w:val="0"/>
                      <w:marTop w:val="0"/>
                      <w:marBottom w:val="0"/>
                      <w:divBdr>
                        <w:top w:val="none" w:sz="0" w:space="0" w:color="auto"/>
                        <w:left w:val="none" w:sz="0" w:space="0" w:color="auto"/>
                        <w:bottom w:val="none" w:sz="0" w:space="0" w:color="auto"/>
                        <w:right w:val="none" w:sz="0" w:space="0" w:color="auto"/>
                      </w:divBdr>
                    </w:div>
                  </w:divsChild>
                </w:div>
                <w:div w:id="527522601">
                  <w:marLeft w:val="0"/>
                  <w:marRight w:val="0"/>
                  <w:marTop w:val="0"/>
                  <w:marBottom w:val="0"/>
                  <w:divBdr>
                    <w:top w:val="none" w:sz="0" w:space="0" w:color="auto"/>
                    <w:left w:val="none" w:sz="0" w:space="0" w:color="auto"/>
                    <w:bottom w:val="none" w:sz="0" w:space="0" w:color="auto"/>
                    <w:right w:val="none" w:sz="0" w:space="0" w:color="auto"/>
                  </w:divBdr>
                  <w:divsChild>
                    <w:div w:id="171065800">
                      <w:marLeft w:val="0"/>
                      <w:marRight w:val="0"/>
                      <w:marTop w:val="0"/>
                      <w:marBottom w:val="0"/>
                      <w:divBdr>
                        <w:top w:val="none" w:sz="0" w:space="0" w:color="auto"/>
                        <w:left w:val="none" w:sz="0" w:space="0" w:color="auto"/>
                        <w:bottom w:val="none" w:sz="0" w:space="0" w:color="auto"/>
                        <w:right w:val="none" w:sz="0" w:space="0" w:color="auto"/>
                      </w:divBdr>
                    </w:div>
                  </w:divsChild>
                </w:div>
                <w:div w:id="668950223">
                  <w:marLeft w:val="0"/>
                  <w:marRight w:val="0"/>
                  <w:marTop w:val="0"/>
                  <w:marBottom w:val="0"/>
                  <w:divBdr>
                    <w:top w:val="none" w:sz="0" w:space="0" w:color="auto"/>
                    <w:left w:val="none" w:sz="0" w:space="0" w:color="auto"/>
                    <w:bottom w:val="none" w:sz="0" w:space="0" w:color="auto"/>
                    <w:right w:val="none" w:sz="0" w:space="0" w:color="auto"/>
                  </w:divBdr>
                  <w:divsChild>
                    <w:div w:id="516621934">
                      <w:marLeft w:val="0"/>
                      <w:marRight w:val="0"/>
                      <w:marTop w:val="0"/>
                      <w:marBottom w:val="0"/>
                      <w:divBdr>
                        <w:top w:val="none" w:sz="0" w:space="0" w:color="auto"/>
                        <w:left w:val="none" w:sz="0" w:space="0" w:color="auto"/>
                        <w:bottom w:val="none" w:sz="0" w:space="0" w:color="auto"/>
                        <w:right w:val="none" w:sz="0" w:space="0" w:color="auto"/>
                      </w:divBdr>
                    </w:div>
                  </w:divsChild>
                </w:div>
                <w:div w:id="697315925">
                  <w:marLeft w:val="0"/>
                  <w:marRight w:val="0"/>
                  <w:marTop w:val="0"/>
                  <w:marBottom w:val="0"/>
                  <w:divBdr>
                    <w:top w:val="none" w:sz="0" w:space="0" w:color="auto"/>
                    <w:left w:val="none" w:sz="0" w:space="0" w:color="auto"/>
                    <w:bottom w:val="none" w:sz="0" w:space="0" w:color="auto"/>
                    <w:right w:val="none" w:sz="0" w:space="0" w:color="auto"/>
                  </w:divBdr>
                  <w:divsChild>
                    <w:div w:id="1594976785">
                      <w:marLeft w:val="0"/>
                      <w:marRight w:val="0"/>
                      <w:marTop w:val="0"/>
                      <w:marBottom w:val="0"/>
                      <w:divBdr>
                        <w:top w:val="none" w:sz="0" w:space="0" w:color="auto"/>
                        <w:left w:val="none" w:sz="0" w:space="0" w:color="auto"/>
                        <w:bottom w:val="none" w:sz="0" w:space="0" w:color="auto"/>
                        <w:right w:val="none" w:sz="0" w:space="0" w:color="auto"/>
                      </w:divBdr>
                    </w:div>
                  </w:divsChild>
                </w:div>
                <w:div w:id="790124768">
                  <w:marLeft w:val="0"/>
                  <w:marRight w:val="0"/>
                  <w:marTop w:val="0"/>
                  <w:marBottom w:val="0"/>
                  <w:divBdr>
                    <w:top w:val="none" w:sz="0" w:space="0" w:color="auto"/>
                    <w:left w:val="none" w:sz="0" w:space="0" w:color="auto"/>
                    <w:bottom w:val="none" w:sz="0" w:space="0" w:color="auto"/>
                    <w:right w:val="none" w:sz="0" w:space="0" w:color="auto"/>
                  </w:divBdr>
                  <w:divsChild>
                    <w:div w:id="1568761838">
                      <w:marLeft w:val="0"/>
                      <w:marRight w:val="0"/>
                      <w:marTop w:val="0"/>
                      <w:marBottom w:val="0"/>
                      <w:divBdr>
                        <w:top w:val="none" w:sz="0" w:space="0" w:color="auto"/>
                        <w:left w:val="none" w:sz="0" w:space="0" w:color="auto"/>
                        <w:bottom w:val="none" w:sz="0" w:space="0" w:color="auto"/>
                        <w:right w:val="none" w:sz="0" w:space="0" w:color="auto"/>
                      </w:divBdr>
                    </w:div>
                  </w:divsChild>
                </w:div>
                <w:div w:id="825365526">
                  <w:marLeft w:val="0"/>
                  <w:marRight w:val="0"/>
                  <w:marTop w:val="0"/>
                  <w:marBottom w:val="0"/>
                  <w:divBdr>
                    <w:top w:val="none" w:sz="0" w:space="0" w:color="auto"/>
                    <w:left w:val="none" w:sz="0" w:space="0" w:color="auto"/>
                    <w:bottom w:val="none" w:sz="0" w:space="0" w:color="auto"/>
                    <w:right w:val="none" w:sz="0" w:space="0" w:color="auto"/>
                  </w:divBdr>
                  <w:divsChild>
                    <w:div w:id="1349915233">
                      <w:marLeft w:val="0"/>
                      <w:marRight w:val="0"/>
                      <w:marTop w:val="0"/>
                      <w:marBottom w:val="0"/>
                      <w:divBdr>
                        <w:top w:val="none" w:sz="0" w:space="0" w:color="auto"/>
                        <w:left w:val="none" w:sz="0" w:space="0" w:color="auto"/>
                        <w:bottom w:val="none" w:sz="0" w:space="0" w:color="auto"/>
                        <w:right w:val="none" w:sz="0" w:space="0" w:color="auto"/>
                      </w:divBdr>
                    </w:div>
                  </w:divsChild>
                </w:div>
                <w:div w:id="917328633">
                  <w:marLeft w:val="0"/>
                  <w:marRight w:val="0"/>
                  <w:marTop w:val="0"/>
                  <w:marBottom w:val="0"/>
                  <w:divBdr>
                    <w:top w:val="none" w:sz="0" w:space="0" w:color="auto"/>
                    <w:left w:val="none" w:sz="0" w:space="0" w:color="auto"/>
                    <w:bottom w:val="none" w:sz="0" w:space="0" w:color="auto"/>
                    <w:right w:val="none" w:sz="0" w:space="0" w:color="auto"/>
                  </w:divBdr>
                  <w:divsChild>
                    <w:div w:id="838892037">
                      <w:marLeft w:val="0"/>
                      <w:marRight w:val="0"/>
                      <w:marTop w:val="0"/>
                      <w:marBottom w:val="0"/>
                      <w:divBdr>
                        <w:top w:val="none" w:sz="0" w:space="0" w:color="auto"/>
                        <w:left w:val="none" w:sz="0" w:space="0" w:color="auto"/>
                        <w:bottom w:val="none" w:sz="0" w:space="0" w:color="auto"/>
                        <w:right w:val="none" w:sz="0" w:space="0" w:color="auto"/>
                      </w:divBdr>
                    </w:div>
                  </w:divsChild>
                </w:div>
                <w:div w:id="1106193721">
                  <w:marLeft w:val="0"/>
                  <w:marRight w:val="0"/>
                  <w:marTop w:val="0"/>
                  <w:marBottom w:val="0"/>
                  <w:divBdr>
                    <w:top w:val="none" w:sz="0" w:space="0" w:color="auto"/>
                    <w:left w:val="none" w:sz="0" w:space="0" w:color="auto"/>
                    <w:bottom w:val="none" w:sz="0" w:space="0" w:color="auto"/>
                    <w:right w:val="none" w:sz="0" w:space="0" w:color="auto"/>
                  </w:divBdr>
                  <w:divsChild>
                    <w:div w:id="1486320840">
                      <w:marLeft w:val="0"/>
                      <w:marRight w:val="0"/>
                      <w:marTop w:val="0"/>
                      <w:marBottom w:val="0"/>
                      <w:divBdr>
                        <w:top w:val="none" w:sz="0" w:space="0" w:color="auto"/>
                        <w:left w:val="none" w:sz="0" w:space="0" w:color="auto"/>
                        <w:bottom w:val="none" w:sz="0" w:space="0" w:color="auto"/>
                        <w:right w:val="none" w:sz="0" w:space="0" w:color="auto"/>
                      </w:divBdr>
                    </w:div>
                  </w:divsChild>
                </w:div>
                <w:div w:id="1475098014">
                  <w:marLeft w:val="0"/>
                  <w:marRight w:val="0"/>
                  <w:marTop w:val="0"/>
                  <w:marBottom w:val="0"/>
                  <w:divBdr>
                    <w:top w:val="none" w:sz="0" w:space="0" w:color="auto"/>
                    <w:left w:val="none" w:sz="0" w:space="0" w:color="auto"/>
                    <w:bottom w:val="none" w:sz="0" w:space="0" w:color="auto"/>
                    <w:right w:val="none" w:sz="0" w:space="0" w:color="auto"/>
                  </w:divBdr>
                  <w:divsChild>
                    <w:div w:id="1832789090">
                      <w:marLeft w:val="0"/>
                      <w:marRight w:val="0"/>
                      <w:marTop w:val="0"/>
                      <w:marBottom w:val="0"/>
                      <w:divBdr>
                        <w:top w:val="none" w:sz="0" w:space="0" w:color="auto"/>
                        <w:left w:val="none" w:sz="0" w:space="0" w:color="auto"/>
                        <w:bottom w:val="none" w:sz="0" w:space="0" w:color="auto"/>
                        <w:right w:val="none" w:sz="0" w:space="0" w:color="auto"/>
                      </w:divBdr>
                    </w:div>
                  </w:divsChild>
                </w:div>
                <w:div w:id="1583221906">
                  <w:marLeft w:val="0"/>
                  <w:marRight w:val="0"/>
                  <w:marTop w:val="0"/>
                  <w:marBottom w:val="0"/>
                  <w:divBdr>
                    <w:top w:val="none" w:sz="0" w:space="0" w:color="auto"/>
                    <w:left w:val="none" w:sz="0" w:space="0" w:color="auto"/>
                    <w:bottom w:val="none" w:sz="0" w:space="0" w:color="auto"/>
                    <w:right w:val="none" w:sz="0" w:space="0" w:color="auto"/>
                  </w:divBdr>
                  <w:divsChild>
                    <w:div w:id="83188181">
                      <w:marLeft w:val="0"/>
                      <w:marRight w:val="0"/>
                      <w:marTop w:val="0"/>
                      <w:marBottom w:val="0"/>
                      <w:divBdr>
                        <w:top w:val="none" w:sz="0" w:space="0" w:color="auto"/>
                        <w:left w:val="none" w:sz="0" w:space="0" w:color="auto"/>
                        <w:bottom w:val="none" w:sz="0" w:space="0" w:color="auto"/>
                        <w:right w:val="none" w:sz="0" w:space="0" w:color="auto"/>
                      </w:divBdr>
                    </w:div>
                  </w:divsChild>
                </w:div>
                <w:div w:id="1702705440">
                  <w:marLeft w:val="0"/>
                  <w:marRight w:val="0"/>
                  <w:marTop w:val="0"/>
                  <w:marBottom w:val="0"/>
                  <w:divBdr>
                    <w:top w:val="none" w:sz="0" w:space="0" w:color="auto"/>
                    <w:left w:val="none" w:sz="0" w:space="0" w:color="auto"/>
                    <w:bottom w:val="none" w:sz="0" w:space="0" w:color="auto"/>
                    <w:right w:val="none" w:sz="0" w:space="0" w:color="auto"/>
                  </w:divBdr>
                  <w:divsChild>
                    <w:div w:id="727995744">
                      <w:marLeft w:val="0"/>
                      <w:marRight w:val="0"/>
                      <w:marTop w:val="0"/>
                      <w:marBottom w:val="0"/>
                      <w:divBdr>
                        <w:top w:val="none" w:sz="0" w:space="0" w:color="auto"/>
                        <w:left w:val="none" w:sz="0" w:space="0" w:color="auto"/>
                        <w:bottom w:val="none" w:sz="0" w:space="0" w:color="auto"/>
                        <w:right w:val="none" w:sz="0" w:space="0" w:color="auto"/>
                      </w:divBdr>
                    </w:div>
                  </w:divsChild>
                </w:div>
                <w:div w:id="1827043752">
                  <w:marLeft w:val="0"/>
                  <w:marRight w:val="0"/>
                  <w:marTop w:val="0"/>
                  <w:marBottom w:val="0"/>
                  <w:divBdr>
                    <w:top w:val="none" w:sz="0" w:space="0" w:color="auto"/>
                    <w:left w:val="none" w:sz="0" w:space="0" w:color="auto"/>
                    <w:bottom w:val="none" w:sz="0" w:space="0" w:color="auto"/>
                    <w:right w:val="none" w:sz="0" w:space="0" w:color="auto"/>
                  </w:divBdr>
                  <w:divsChild>
                    <w:div w:id="261108996">
                      <w:marLeft w:val="0"/>
                      <w:marRight w:val="0"/>
                      <w:marTop w:val="0"/>
                      <w:marBottom w:val="0"/>
                      <w:divBdr>
                        <w:top w:val="none" w:sz="0" w:space="0" w:color="auto"/>
                        <w:left w:val="none" w:sz="0" w:space="0" w:color="auto"/>
                        <w:bottom w:val="none" w:sz="0" w:space="0" w:color="auto"/>
                        <w:right w:val="none" w:sz="0" w:space="0" w:color="auto"/>
                      </w:divBdr>
                    </w:div>
                  </w:divsChild>
                </w:div>
                <w:div w:id="1985157918">
                  <w:marLeft w:val="0"/>
                  <w:marRight w:val="0"/>
                  <w:marTop w:val="0"/>
                  <w:marBottom w:val="0"/>
                  <w:divBdr>
                    <w:top w:val="none" w:sz="0" w:space="0" w:color="auto"/>
                    <w:left w:val="none" w:sz="0" w:space="0" w:color="auto"/>
                    <w:bottom w:val="none" w:sz="0" w:space="0" w:color="auto"/>
                    <w:right w:val="none" w:sz="0" w:space="0" w:color="auto"/>
                  </w:divBdr>
                  <w:divsChild>
                    <w:div w:id="1294139561">
                      <w:marLeft w:val="0"/>
                      <w:marRight w:val="0"/>
                      <w:marTop w:val="0"/>
                      <w:marBottom w:val="0"/>
                      <w:divBdr>
                        <w:top w:val="none" w:sz="0" w:space="0" w:color="auto"/>
                        <w:left w:val="none" w:sz="0" w:space="0" w:color="auto"/>
                        <w:bottom w:val="none" w:sz="0" w:space="0" w:color="auto"/>
                        <w:right w:val="none" w:sz="0" w:space="0" w:color="auto"/>
                      </w:divBdr>
                    </w:div>
                    <w:div w:id="1664771479">
                      <w:marLeft w:val="0"/>
                      <w:marRight w:val="0"/>
                      <w:marTop w:val="0"/>
                      <w:marBottom w:val="0"/>
                      <w:divBdr>
                        <w:top w:val="none" w:sz="0" w:space="0" w:color="auto"/>
                        <w:left w:val="none" w:sz="0" w:space="0" w:color="auto"/>
                        <w:bottom w:val="none" w:sz="0" w:space="0" w:color="auto"/>
                        <w:right w:val="none" w:sz="0" w:space="0" w:color="auto"/>
                      </w:divBdr>
                    </w:div>
                  </w:divsChild>
                </w:div>
                <w:div w:id="1988394816">
                  <w:marLeft w:val="0"/>
                  <w:marRight w:val="0"/>
                  <w:marTop w:val="0"/>
                  <w:marBottom w:val="0"/>
                  <w:divBdr>
                    <w:top w:val="none" w:sz="0" w:space="0" w:color="auto"/>
                    <w:left w:val="none" w:sz="0" w:space="0" w:color="auto"/>
                    <w:bottom w:val="none" w:sz="0" w:space="0" w:color="auto"/>
                    <w:right w:val="none" w:sz="0" w:space="0" w:color="auto"/>
                  </w:divBdr>
                  <w:divsChild>
                    <w:div w:id="1460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4904">
      <w:bodyDiv w:val="1"/>
      <w:marLeft w:val="0"/>
      <w:marRight w:val="0"/>
      <w:marTop w:val="0"/>
      <w:marBottom w:val="0"/>
      <w:divBdr>
        <w:top w:val="none" w:sz="0" w:space="0" w:color="auto"/>
        <w:left w:val="none" w:sz="0" w:space="0" w:color="auto"/>
        <w:bottom w:val="none" w:sz="0" w:space="0" w:color="auto"/>
        <w:right w:val="none" w:sz="0" w:space="0" w:color="auto"/>
      </w:divBdr>
      <w:divsChild>
        <w:div w:id="172109020">
          <w:marLeft w:val="0"/>
          <w:marRight w:val="0"/>
          <w:marTop w:val="0"/>
          <w:marBottom w:val="0"/>
          <w:divBdr>
            <w:top w:val="none" w:sz="0" w:space="0" w:color="auto"/>
            <w:left w:val="none" w:sz="0" w:space="0" w:color="auto"/>
            <w:bottom w:val="none" w:sz="0" w:space="0" w:color="auto"/>
            <w:right w:val="none" w:sz="0" w:space="0" w:color="auto"/>
          </w:divBdr>
        </w:div>
        <w:div w:id="418982861">
          <w:marLeft w:val="0"/>
          <w:marRight w:val="0"/>
          <w:marTop w:val="0"/>
          <w:marBottom w:val="0"/>
          <w:divBdr>
            <w:top w:val="none" w:sz="0" w:space="0" w:color="auto"/>
            <w:left w:val="none" w:sz="0" w:space="0" w:color="auto"/>
            <w:bottom w:val="none" w:sz="0" w:space="0" w:color="auto"/>
            <w:right w:val="none" w:sz="0" w:space="0" w:color="auto"/>
          </w:divBdr>
        </w:div>
        <w:div w:id="448476095">
          <w:marLeft w:val="0"/>
          <w:marRight w:val="0"/>
          <w:marTop w:val="0"/>
          <w:marBottom w:val="0"/>
          <w:divBdr>
            <w:top w:val="none" w:sz="0" w:space="0" w:color="auto"/>
            <w:left w:val="none" w:sz="0" w:space="0" w:color="auto"/>
            <w:bottom w:val="none" w:sz="0" w:space="0" w:color="auto"/>
            <w:right w:val="none" w:sz="0" w:space="0" w:color="auto"/>
          </w:divBdr>
          <w:divsChild>
            <w:div w:id="340622072">
              <w:marLeft w:val="-75"/>
              <w:marRight w:val="0"/>
              <w:marTop w:val="30"/>
              <w:marBottom w:val="30"/>
              <w:divBdr>
                <w:top w:val="none" w:sz="0" w:space="0" w:color="auto"/>
                <w:left w:val="none" w:sz="0" w:space="0" w:color="auto"/>
                <w:bottom w:val="none" w:sz="0" w:space="0" w:color="auto"/>
                <w:right w:val="none" w:sz="0" w:space="0" w:color="auto"/>
              </w:divBdr>
              <w:divsChild>
                <w:div w:id="976178804">
                  <w:marLeft w:val="0"/>
                  <w:marRight w:val="0"/>
                  <w:marTop w:val="0"/>
                  <w:marBottom w:val="0"/>
                  <w:divBdr>
                    <w:top w:val="none" w:sz="0" w:space="0" w:color="auto"/>
                    <w:left w:val="none" w:sz="0" w:space="0" w:color="auto"/>
                    <w:bottom w:val="none" w:sz="0" w:space="0" w:color="auto"/>
                    <w:right w:val="none" w:sz="0" w:space="0" w:color="auto"/>
                  </w:divBdr>
                  <w:divsChild>
                    <w:div w:id="1007252716">
                      <w:marLeft w:val="0"/>
                      <w:marRight w:val="0"/>
                      <w:marTop w:val="0"/>
                      <w:marBottom w:val="0"/>
                      <w:divBdr>
                        <w:top w:val="none" w:sz="0" w:space="0" w:color="auto"/>
                        <w:left w:val="none" w:sz="0" w:space="0" w:color="auto"/>
                        <w:bottom w:val="none" w:sz="0" w:space="0" w:color="auto"/>
                        <w:right w:val="none" w:sz="0" w:space="0" w:color="auto"/>
                      </w:divBdr>
                    </w:div>
                  </w:divsChild>
                </w:div>
                <w:div w:id="1024290257">
                  <w:marLeft w:val="0"/>
                  <w:marRight w:val="0"/>
                  <w:marTop w:val="0"/>
                  <w:marBottom w:val="0"/>
                  <w:divBdr>
                    <w:top w:val="none" w:sz="0" w:space="0" w:color="auto"/>
                    <w:left w:val="none" w:sz="0" w:space="0" w:color="auto"/>
                    <w:bottom w:val="none" w:sz="0" w:space="0" w:color="auto"/>
                    <w:right w:val="none" w:sz="0" w:space="0" w:color="auto"/>
                  </w:divBdr>
                  <w:divsChild>
                    <w:div w:id="1416396387">
                      <w:marLeft w:val="0"/>
                      <w:marRight w:val="0"/>
                      <w:marTop w:val="0"/>
                      <w:marBottom w:val="0"/>
                      <w:divBdr>
                        <w:top w:val="none" w:sz="0" w:space="0" w:color="auto"/>
                        <w:left w:val="none" w:sz="0" w:space="0" w:color="auto"/>
                        <w:bottom w:val="none" w:sz="0" w:space="0" w:color="auto"/>
                        <w:right w:val="none" w:sz="0" w:space="0" w:color="auto"/>
                      </w:divBdr>
                    </w:div>
                  </w:divsChild>
                </w:div>
                <w:div w:id="1371144504">
                  <w:marLeft w:val="0"/>
                  <w:marRight w:val="0"/>
                  <w:marTop w:val="0"/>
                  <w:marBottom w:val="0"/>
                  <w:divBdr>
                    <w:top w:val="none" w:sz="0" w:space="0" w:color="auto"/>
                    <w:left w:val="none" w:sz="0" w:space="0" w:color="auto"/>
                    <w:bottom w:val="none" w:sz="0" w:space="0" w:color="auto"/>
                    <w:right w:val="none" w:sz="0" w:space="0" w:color="auto"/>
                  </w:divBdr>
                  <w:divsChild>
                    <w:div w:id="121846310">
                      <w:marLeft w:val="0"/>
                      <w:marRight w:val="0"/>
                      <w:marTop w:val="0"/>
                      <w:marBottom w:val="0"/>
                      <w:divBdr>
                        <w:top w:val="none" w:sz="0" w:space="0" w:color="auto"/>
                        <w:left w:val="none" w:sz="0" w:space="0" w:color="auto"/>
                        <w:bottom w:val="none" w:sz="0" w:space="0" w:color="auto"/>
                        <w:right w:val="none" w:sz="0" w:space="0" w:color="auto"/>
                      </w:divBdr>
                    </w:div>
                  </w:divsChild>
                </w:div>
                <w:div w:id="1589315945">
                  <w:marLeft w:val="0"/>
                  <w:marRight w:val="0"/>
                  <w:marTop w:val="0"/>
                  <w:marBottom w:val="0"/>
                  <w:divBdr>
                    <w:top w:val="none" w:sz="0" w:space="0" w:color="auto"/>
                    <w:left w:val="none" w:sz="0" w:space="0" w:color="auto"/>
                    <w:bottom w:val="none" w:sz="0" w:space="0" w:color="auto"/>
                    <w:right w:val="none" w:sz="0" w:space="0" w:color="auto"/>
                  </w:divBdr>
                  <w:divsChild>
                    <w:div w:id="327439435">
                      <w:marLeft w:val="0"/>
                      <w:marRight w:val="0"/>
                      <w:marTop w:val="0"/>
                      <w:marBottom w:val="0"/>
                      <w:divBdr>
                        <w:top w:val="none" w:sz="0" w:space="0" w:color="auto"/>
                        <w:left w:val="none" w:sz="0" w:space="0" w:color="auto"/>
                        <w:bottom w:val="none" w:sz="0" w:space="0" w:color="auto"/>
                        <w:right w:val="none" w:sz="0" w:space="0" w:color="auto"/>
                      </w:divBdr>
                    </w:div>
                  </w:divsChild>
                </w:div>
                <w:div w:id="1809085095">
                  <w:marLeft w:val="0"/>
                  <w:marRight w:val="0"/>
                  <w:marTop w:val="0"/>
                  <w:marBottom w:val="0"/>
                  <w:divBdr>
                    <w:top w:val="none" w:sz="0" w:space="0" w:color="auto"/>
                    <w:left w:val="none" w:sz="0" w:space="0" w:color="auto"/>
                    <w:bottom w:val="none" w:sz="0" w:space="0" w:color="auto"/>
                    <w:right w:val="none" w:sz="0" w:space="0" w:color="auto"/>
                  </w:divBdr>
                  <w:divsChild>
                    <w:div w:id="164134100">
                      <w:marLeft w:val="0"/>
                      <w:marRight w:val="0"/>
                      <w:marTop w:val="0"/>
                      <w:marBottom w:val="0"/>
                      <w:divBdr>
                        <w:top w:val="none" w:sz="0" w:space="0" w:color="auto"/>
                        <w:left w:val="none" w:sz="0" w:space="0" w:color="auto"/>
                        <w:bottom w:val="none" w:sz="0" w:space="0" w:color="auto"/>
                        <w:right w:val="none" w:sz="0" w:space="0" w:color="auto"/>
                      </w:divBdr>
                    </w:div>
                  </w:divsChild>
                </w:div>
                <w:div w:id="2043283056">
                  <w:marLeft w:val="0"/>
                  <w:marRight w:val="0"/>
                  <w:marTop w:val="0"/>
                  <w:marBottom w:val="0"/>
                  <w:divBdr>
                    <w:top w:val="none" w:sz="0" w:space="0" w:color="auto"/>
                    <w:left w:val="none" w:sz="0" w:space="0" w:color="auto"/>
                    <w:bottom w:val="none" w:sz="0" w:space="0" w:color="auto"/>
                    <w:right w:val="none" w:sz="0" w:space="0" w:color="auto"/>
                  </w:divBdr>
                  <w:divsChild>
                    <w:div w:id="12463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1018">
          <w:marLeft w:val="0"/>
          <w:marRight w:val="0"/>
          <w:marTop w:val="0"/>
          <w:marBottom w:val="0"/>
          <w:divBdr>
            <w:top w:val="none" w:sz="0" w:space="0" w:color="auto"/>
            <w:left w:val="none" w:sz="0" w:space="0" w:color="auto"/>
            <w:bottom w:val="none" w:sz="0" w:space="0" w:color="auto"/>
            <w:right w:val="none" w:sz="0" w:space="0" w:color="auto"/>
          </w:divBdr>
        </w:div>
        <w:div w:id="875896196">
          <w:marLeft w:val="0"/>
          <w:marRight w:val="0"/>
          <w:marTop w:val="0"/>
          <w:marBottom w:val="0"/>
          <w:divBdr>
            <w:top w:val="none" w:sz="0" w:space="0" w:color="auto"/>
            <w:left w:val="none" w:sz="0" w:space="0" w:color="auto"/>
            <w:bottom w:val="none" w:sz="0" w:space="0" w:color="auto"/>
            <w:right w:val="none" w:sz="0" w:space="0" w:color="auto"/>
          </w:divBdr>
        </w:div>
        <w:div w:id="888803027">
          <w:marLeft w:val="0"/>
          <w:marRight w:val="0"/>
          <w:marTop w:val="0"/>
          <w:marBottom w:val="0"/>
          <w:divBdr>
            <w:top w:val="none" w:sz="0" w:space="0" w:color="auto"/>
            <w:left w:val="none" w:sz="0" w:space="0" w:color="auto"/>
            <w:bottom w:val="none" w:sz="0" w:space="0" w:color="auto"/>
            <w:right w:val="none" w:sz="0" w:space="0" w:color="auto"/>
          </w:divBdr>
        </w:div>
        <w:div w:id="1008867414">
          <w:marLeft w:val="0"/>
          <w:marRight w:val="0"/>
          <w:marTop w:val="0"/>
          <w:marBottom w:val="0"/>
          <w:divBdr>
            <w:top w:val="none" w:sz="0" w:space="0" w:color="auto"/>
            <w:left w:val="none" w:sz="0" w:space="0" w:color="auto"/>
            <w:bottom w:val="none" w:sz="0" w:space="0" w:color="auto"/>
            <w:right w:val="none" w:sz="0" w:space="0" w:color="auto"/>
          </w:divBdr>
        </w:div>
        <w:div w:id="1421172313">
          <w:marLeft w:val="0"/>
          <w:marRight w:val="0"/>
          <w:marTop w:val="0"/>
          <w:marBottom w:val="0"/>
          <w:divBdr>
            <w:top w:val="none" w:sz="0" w:space="0" w:color="auto"/>
            <w:left w:val="none" w:sz="0" w:space="0" w:color="auto"/>
            <w:bottom w:val="none" w:sz="0" w:space="0" w:color="auto"/>
            <w:right w:val="none" w:sz="0" w:space="0" w:color="auto"/>
          </w:divBdr>
        </w:div>
        <w:div w:id="1907101987">
          <w:marLeft w:val="0"/>
          <w:marRight w:val="0"/>
          <w:marTop w:val="0"/>
          <w:marBottom w:val="0"/>
          <w:divBdr>
            <w:top w:val="none" w:sz="0" w:space="0" w:color="auto"/>
            <w:left w:val="none" w:sz="0" w:space="0" w:color="auto"/>
            <w:bottom w:val="none" w:sz="0" w:space="0" w:color="auto"/>
            <w:right w:val="none" w:sz="0" w:space="0" w:color="auto"/>
          </w:divBdr>
        </w:div>
        <w:div w:id="2102023889">
          <w:marLeft w:val="0"/>
          <w:marRight w:val="0"/>
          <w:marTop w:val="0"/>
          <w:marBottom w:val="0"/>
          <w:divBdr>
            <w:top w:val="none" w:sz="0" w:space="0" w:color="auto"/>
            <w:left w:val="none" w:sz="0" w:space="0" w:color="auto"/>
            <w:bottom w:val="none" w:sz="0" w:space="0" w:color="auto"/>
            <w:right w:val="none" w:sz="0" w:space="0" w:color="auto"/>
          </w:divBdr>
        </w:div>
      </w:divsChild>
    </w:div>
    <w:div w:id="728263106">
      <w:bodyDiv w:val="1"/>
      <w:marLeft w:val="0"/>
      <w:marRight w:val="0"/>
      <w:marTop w:val="0"/>
      <w:marBottom w:val="0"/>
      <w:divBdr>
        <w:top w:val="none" w:sz="0" w:space="0" w:color="auto"/>
        <w:left w:val="none" w:sz="0" w:space="0" w:color="auto"/>
        <w:bottom w:val="none" w:sz="0" w:space="0" w:color="auto"/>
        <w:right w:val="none" w:sz="0" w:space="0" w:color="auto"/>
      </w:divBdr>
      <w:divsChild>
        <w:div w:id="53283775">
          <w:marLeft w:val="0"/>
          <w:marRight w:val="0"/>
          <w:marTop w:val="0"/>
          <w:marBottom w:val="0"/>
          <w:divBdr>
            <w:top w:val="none" w:sz="0" w:space="0" w:color="auto"/>
            <w:left w:val="none" w:sz="0" w:space="0" w:color="auto"/>
            <w:bottom w:val="none" w:sz="0" w:space="0" w:color="auto"/>
            <w:right w:val="none" w:sz="0" w:space="0" w:color="auto"/>
          </w:divBdr>
        </w:div>
        <w:div w:id="1189104361">
          <w:marLeft w:val="0"/>
          <w:marRight w:val="0"/>
          <w:marTop w:val="0"/>
          <w:marBottom w:val="0"/>
          <w:divBdr>
            <w:top w:val="none" w:sz="0" w:space="0" w:color="auto"/>
            <w:left w:val="none" w:sz="0" w:space="0" w:color="auto"/>
            <w:bottom w:val="none" w:sz="0" w:space="0" w:color="auto"/>
            <w:right w:val="none" w:sz="0" w:space="0" w:color="auto"/>
          </w:divBdr>
        </w:div>
        <w:div w:id="1887912492">
          <w:marLeft w:val="0"/>
          <w:marRight w:val="0"/>
          <w:marTop w:val="0"/>
          <w:marBottom w:val="0"/>
          <w:divBdr>
            <w:top w:val="none" w:sz="0" w:space="0" w:color="auto"/>
            <w:left w:val="none" w:sz="0" w:space="0" w:color="auto"/>
            <w:bottom w:val="none" w:sz="0" w:space="0" w:color="auto"/>
            <w:right w:val="none" w:sz="0" w:space="0" w:color="auto"/>
          </w:divBdr>
        </w:div>
      </w:divsChild>
    </w:div>
    <w:div w:id="816461394">
      <w:bodyDiv w:val="1"/>
      <w:marLeft w:val="0"/>
      <w:marRight w:val="0"/>
      <w:marTop w:val="0"/>
      <w:marBottom w:val="0"/>
      <w:divBdr>
        <w:top w:val="none" w:sz="0" w:space="0" w:color="auto"/>
        <w:left w:val="none" w:sz="0" w:space="0" w:color="auto"/>
        <w:bottom w:val="none" w:sz="0" w:space="0" w:color="auto"/>
        <w:right w:val="none" w:sz="0" w:space="0" w:color="auto"/>
      </w:divBdr>
      <w:divsChild>
        <w:div w:id="216203606">
          <w:marLeft w:val="0"/>
          <w:marRight w:val="0"/>
          <w:marTop w:val="0"/>
          <w:marBottom w:val="0"/>
          <w:divBdr>
            <w:top w:val="none" w:sz="0" w:space="0" w:color="auto"/>
            <w:left w:val="none" w:sz="0" w:space="0" w:color="auto"/>
            <w:bottom w:val="none" w:sz="0" w:space="0" w:color="auto"/>
            <w:right w:val="none" w:sz="0" w:space="0" w:color="auto"/>
          </w:divBdr>
          <w:divsChild>
            <w:div w:id="293487465">
              <w:marLeft w:val="0"/>
              <w:marRight w:val="0"/>
              <w:marTop w:val="0"/>
              <w:marBottom w:val="0"/>
              <w:divBdr>
                <w:top w:val="none" w:sz="0" w:space="0" w:color="auto"/>
                <w:left w:val="none" w:sz="0" w:space="0" w:color="auto"/>
                <w:bottom w:val="none" w:sz="0" w:space="0" w:color="auto"/>
                <w:right w:val="none" w:sz="0" w:space="0" w:color="auto"/>
              </w:divBdr>
            </w:div>
            <w:div w:id="645741893">
              <w:marLeft w:val="0"/>
              <w:marRight w:val="0"/>
              <w:marTop w:val="0"/>
              <w:marBottom w:val="0"/>
              <w:divBdr>
                <w:top w:val="none" w:sz="0" w:space="0" w:color="auto"/>
                <w:left w:val="none" w:sz="0" w:space="0" w:color="auto"/>
                <w:bottom w:val="none" w:sz="0" w:space="0" w:color="auto"/>
                <w:right w:val="none" w:sz="0" w:space="0" w:color="auto"/>
              </w:divBdr>
            </w:div>
            <w:div w:id="946278428">
              <w:marLeft w:val="0"/>
              <w:marRight w:val="0"/>
              <w:marTop w:val="0"/>
              <w:marBottom w:val="0"/>
              <w:divBdr>
                <w:top w:val="none" w:sz="0" w:space="0" w:color="auto"/>
                <w:left w:val="none" w:sz="0" w:space="0" w:color="auto"/>
                <w:bottom w:val="none" w:sz="0" w:space="0" w:color="auto"/>
                <w:right w:val="none" w:sz="0" w:space="0" w:color="auto"/>
              </w:divBdr>
            </w:div>
            <w:div w:id="1662541737">
              <w:marLeft w:val="0"/>
              <w:marRight w:val="0"/>
              <w:marTop w:val="0"/>
              <w:marBottom w:val="0"/>
              <w:divBdr>
                <w:top w:val="none" w:sz="0" w:space="0" w:color="auto"/>
                <w:left w:val="none" w:sz="0" w:space="0" w:color="auto"/>
                <w:bottom w:val="none" w:sz="0" w:space="0" w:color="auto"/>
                <w:right w:val="none" w:sz="0" w:space="0" w:color="auto"/>
              </w:divBdr>
            </w:div>
            <w:div w:id="2133282596">
              <w:marLeft w:val="0"/>
              <w:marRight w:val="0"/>
              <w:marTop w:val="0"/>
              <w:marBottom w:val="0"/>
              <w:divBdr>
                <w:top w:val="none" w:sz="0" w:space="0" w:color="auto"/>
                <w:left w:val="none" w:sz="0" w:space="0" w:color="auto"/>
                <w:bottom w:val="none" w:sz="0" w:space="0" w:color="auto"/>
                <w:right w:val="none" w:sz="0" w:space="0" w:color="auto"/>
              </w:divBdr>
            </w:div>
          </w:divsChild>
        </w:div>
        <w:div w:id="1600336580">
          <w:marLeft w:val="0"/>
          <w:marRight w:val="0"/>
          <w:marTop w:val="0"/>
          <w:marBottom w:val="0"/>
          <w:divBdr>
            <w:top w:val="none" w:sz="0" w:space="0" w:color="auto"/>
            <w:left w:val="none" w:sz="0" w:space="0" w:color="auto"/>
            <w:bottom w:val="none" w:sz="0" w:space="0" w:color="auto"/>
            <w:right w:val="none" w:sz="0" w:space="0" w:color="auto"/>
          </w:divBdr>
          <w:divsChild>
            <w:div w:id="76496359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4641">
      <w:bodyDiv w:val="1"/>
      <w:marLeft w:val="0"/>
      <w:marRight w:val="0"/>
      <w:marTop w:val="0"/>
      <w:marBottom w:val="0"/>
      <w:divBdr>
        <w:top w:val="none" w:sz="0" w:space="0" w:color="auto"/>
        <w:left w:val="none" w:sz="0" w:space="0" w:color="auto"/>
        <w:bottom w:val="none" w:sz="0" w:space="0" w:color="auto"/>
        <w:right w:val="none" w:sz="0" w:space="0" w:color="auto"/>
      </w:divBdr>
      <w:divsChild>
        <w:div w:id="1312170371">
          <w:marLeft w:val="0"/>
          <w:marRight w:val="0"/>
          <w:marTop w:val="0"/>
          <w:marBottom w:val="0"/>
          <w:divBdr>
            <w:top w:val="none" w:sz="0" w:space="0" w:color="auto"/>
            <w:left w:val="none" w:sz="0" w:space="0" w:color="auto"/>
            <w:bottom w:val="none" w:sz="0" w:space="0" w:color="auto"/>
            <w:right w:val="none" w:sz="0" w:space="0" w:color="auto"/>
          </w:divBdr>
        </w:div>
        <w:div w:id="1643344947">
          <w:marLeft w:val="0"/>
          <w:marRight w:val="0"/>
          <w:marTop w:val="0"/>
          <w:marBottom w:val="0"/>
          <w:divBdr>
            <w:top w:val="none" w:sz="0" w:space="0" w:color="auto"/>
            <w:left w:val="none" w:sz="0" w:space="0" w:color="auto"/>
            <w:bottom w:val="none" w:sz="0" w:space="0" w:color="auto"/>
            <w:right w:val="none" w:sz="0" w:space="0" w:color="auto"/>
          </w:divBdr>
        </w:div>
      </w:divsChild>
    </w:div>
    <w:div w:id="978850669">
      <w:bodyDiv w:val="1"/>
      <w:marLeft w:val="0"/>
      <w:marRight w:val="0"/>
      <w:marTop w:val="0"/>
      <w:marBottom w:val="0"/>
      <w:divBdr>
        <w:top w:val="none" w:sz="0" w:space="0" w:color="auto"/>
        <w:left w:val="none" w:sz="0" w:space="0" w:color="auto"/>
        <w:bottom w:val="none" w:sz="0" w:space="0" w:color="auto"/>
        <w:right w:val="none" w:sz="0" w:space="0" w:color="auto"/>
      </w:divBdr>
    </w:div>
    <w:div w:id="1060329536">
      <w:bodyDiv w:val="1"/>
      <w:marLeft w:val="0"/>
      <w:marRight w:val="0"/>
      <w:marTop w:val="0"/>
      <w:marBottom w:val="0"/>
      <w:divBdr>
        <w:top w:val="none" w:sz="0" w:space="0" w:color="auto"/>
        <w:left w:val="none" w:sz="0" w:space="0" w:color="auto"/>
        <w:bottom w:val="none" w:sz="0" w:space="0" w:color="auto"/>
        <w:right w:val="none" w:sz="0" w:space="0" w:color="auto"/>
      </w:divBdr>
      <w:divsChild>
        <w:div w:id="229001644">
          <w:marLeft w:val="0"/>
          <w:marRight w:val="0"/>
          <w:marTop w:val="0"/>
          <w:marBottom w:val="0"/>
          <w:divBdr>
            <w:top w:val="none" w:sz="0" w:space="0" w:color="auto"/>
            <w:left w:val="none" w:sz="0" w:space="0" w:color="auto"/>
            <w:bottom w:val="none" w:sz="0" w:space="0" w:color="auto"/>
            <w:right w:val="none" w:sz="0" w:space="0" w:color="auto"/>
          </w:divBdr>
        </w:div>
        <w:div w:id="467017171">
          <w:marLeft w:val="0"/>
          <w:marRight w:val="0"/>
          <w:marTop w:val="0"/>
          <w:marBottom w:val="0"/>
          <w:divBdr>
            <w:top w:val="none" w:sz="0" w:space="0" w:color="auto"/>
            <w:left w:val="none" w:sz="0" w:space="0" w:color="auto"/>
            <w:bottom w:val="none" w:sz="0" w:space="0" w:color="auto"/>
            <w:right w:val="none" w:sz="0" w:space="0" w:color="auto"/>
          </w:divBdr>
        </w:div>
        <w:div w:id="669135709">
          <w:marLeft w:val="0"/>
          <w:marRight w:val="0"/>
          <w:marTop w:val="0"/>
          <w:marBottom w:val="0"/>
          <w:divBdr>
            <w:top w:val="none" w:sz="0" w:space="0" w:color="auto"/>
            <w:left w:val="none" w:sz="0" w:space="0" w:color="auto"/>
            <w:bottom w:val="none" w:sz="0" w:space="0" w:color="auto"/>
            <w:right w:val="none" w:sz="0" w:space="0" w:color="auto"/>
          </w:divBdr>
        </w:div>
        <w:div w:id="869730233">
          <w:marLeft w:val="0"/>
          <w:marRight w:val="0"/>
          <w:marTop w:val="0"/>
          <w:marBottom w:val="0"/>
          <w:divBdr>
            <w:top w:val="none" w:sz="0" w:space="0" w:color="auto"/>
            <w:left w:val="none" w:sz="0" w:space="0" w:color="auto"/>
            <w:bottom w:val="none" w:sz="0" w:space="0" w:color="auto"/>
            <w:right w:val="none" w:sz="0" w:space="0" w:color="auto"/>
          </w:divBdr>
        </w:div>
        <w:div w:id="1138955365">
          <w:marLeft w:val="0"/>
          <w:marRight w:val="0"/>
          <w:marTop w:val="0"/>
          <w:marBottom w:val="0"/>
          <w:divBdr>
            <w:top w:val="none" w:sz="0" w:space="0" w:color="auto"/>
            <w:left w:val="none" w:sz="0" w:space="0" w:color="auto"/>
            <w:bottom w:val="none" w:sz="0" w:space="0" w:color="auto"/>
            <w:right w:val="none" w:sz="0" w:space="0" w:color="auto"/>
          </w:divBdr>
        </w:div>
        <w:div w:id="1196041029">
          <w:marLeft w:val="0"/>
          <w:marRight w:val="0"/>
          <w:marTop w:val="0"/>
          <w:marBottom w:val="0"/>
          <w:divBdr>
            <w:top w:val="none" w:sz="0" w:space="0" w:color="auto"/>
            <w:left w:val="none" w:sz="0" w:space="0" w:color="auto"/>
            <w:bottom w:val="none" w:sz="0" w:space="0" w:color="auto"/>
            <w:right w:val="none" w:sz="0" w:space="0" w:color="auto"/>
          </w:divBdr>
        </w:div>
        <w:div w:id="1464689457">
          <w:marLeft w:val="0"/>
          <w:marRight w:val="0"/>
          <w:marTop w:val="0"/>
          <w:marBottom w:val="0"/>
          <w:divBdr>
            <w:top w:val="none" w:sz="0" w:space="0" w:color="auto"/>
            <w:left w:val="none" w:sz="0" w:space="0" w:color="auto"/>
            <w:bottom w:val="none" w:sz="0" w:space="0" w:color="auto"/>
            <w:right w:val="none" w:sz="0" w:space="0" w:color="auto"/>
          </w:divBdr>
        </w:div>
        <w:div w:id="1719402844">
          <w:marLeft w:val="0"/>
          <w:marRight w:val="0"/>
          <w:marTop w:val="0"/>
          <w:marBottom w:val="0"/>
          <w:divBdr>
            <w:top w:val="none" w:sz="0" w:space="0" w:color="auto"/>
            <w:left w:val="none" w:sz="0" w:space="0" w:color="auto"/>
            <w:bottom w:val="none" w:sz="0" w:space="0" w:color="auto"/>
            <w:right w:val="none" w:sz="0" w:space="0" w:color="auto"/>
          </w:divBdr>
        </w:div>
        <w:div w:id="1777864653">
          <w:marLeft w:val="0"/>
          <w:marRight w:val="0"/>
          <w:marTop w:val="0"/>
          <w:marBottom w:val="0"/>
          <w:divBdr>
            <w:top w:val="none" w:sz="0" w:space="0" w:color="auto"/>
            <w:left w:val="none" w:sz="0" w:space="0" w:color="auto"/>
            <w:bottom w:val="none" w:sz="0" w:space="0" w:color="auto"/>
            <w:right w:val="none" w:sz="0" w:space="0" w:color="auto"/>
          </w:divBdr>
        </w:div>
      </w:divsChild>
    </w:div>
    <w:div w:id="1092511472">
      <w:bodyDiv w:val="1"/>
      <w:marLeft w:val="0"/>
      <w:marRight w:val="0"/>
      <w:marTop w:val="0"/>
      <w:marBottom w:val="0"/>
      <w:divBdr>
        <w:top w:val="none" w:sz="0" w:space="0" w:color="auto"/>
        <w:left w:val="none" w:sz="0" w:space="0" w:color="auto"/>
        <w:bottom w:val="none" w:sz="0" w:space="0" w:color="auto"/>
        <w:right w:val="none" w:sz="0" w:space="0" w:color="auto"/>
      </w:divBdr>
      <w:divsChild>
        <w:div w:id="95491272">
          <w:marLeft w:val="0"/>
          <w:marRight w:val="0"/>
          <w:marTop w:val="0"/>
          <w:marBottom w:val="0"/>
          <w:divBdr>
            <w:top w:val="none" w:sz="0" w:space="0" w:color="auto"/>
            <w:left w:val="none" w:sz="0" w:space="0" w:color="auto"/>
            <w:bottom w:val="none" w:sz="0" w:space="0" w:color="auto"/>
            <w:right w:val="none" w:sz="0" w:space="0" w:color="auto"/>
          </w:divBdr>
        </w:div>
        <w:div w:id="1079792317">
          <w:marLeft w:val="0"/>
          <w:marRight w:val="0"/>
          <w:marTop w:val="0"/>
          <w:marBottom w:val="0"/>
          <w:divBdr>
            <w:top w:val="none" w:sz="0" w:space="0" w:color="auto"/>
            <w:left w:val="none" w:sz="0" w:space="0" w:color="auto"/>
            <w:bottom w:val="none" w:sz="0" w:space="0" w:color="auto"/>
            <w:right w:val="none" w:sz="0" w:space="0" w:color="auto"/>
          </w:divBdr>
        </w:div>
        <w:div w:id="1365403296">
          <w:marLeft w:val="0"/>
          <w:marRight w:val="0"/>
          <w:marTop w:val="0"/>
          <w:marBottom w:val="0"/>
          <w:divBdr>
            <w:top w:val="none" w:sz="0" w:space="0" w:color="auto"/>
            <w:left w:val="none" w:sz="0" w:space="0" w:color="auto"/>
            <w:bottom w:val="none" w:sz="0" w:space="0" w:color="auto"/>
            <w:right w:val="none" w:sz="0" w:space="0" w:color="auto"/>
          </w:divBdr>
        </w:div>
      </w:divsChild>
    </w:div>
    <w:div w:id="1144155963">
      <w:bodyDiv w:val="1"/>
      <w:marLeft w:val="0"/>
      <w:marRight w:val="0"/>
      <w:marTop w:val="0"/>
      <w:marBottom w:val="0"/>
      <w:divBdr>
        <w:top w:val="none" w:sz="0" w:space="0" w:color="auto"/>
        <w:left w:val="none" w:sz="0" w:space="0" w:color="auto"/>
        <w:bottom w:val="none" w:sz="0" w:space="0" w:color="auto"/>
        <w:right w:val="none" w:sz="0" w:space="0" w:color="auto"/>
      </w:divBdr>
      <w:divsChild>
        <w:div w:id="477573584">
          <w:marLeft w:val="0"/>
          <w:marRight w:val="0"/>
          <w:marTop w:val="0"/>
          <w:marBottom w:val="0"/>
          <w:divBdr>
            <w:top w:val="none" w:sz="0" w:space="0" w:color="auto"/>
            <w:left w:val="none" w:sz="0" w:space="0" w:color="auto"/>
            <w:bottom w:val="none" w:sz="0" w:space="0" w:color="auto"/>
            <w:right w:val="none" w:sz="0" w:space="0" w:color="auto"/>
          </w:divBdr>
        </w:div>
        <w:div w:id="545217047">
          <w:marLeft w:val="0"/>
          <w:marRight w:val="0"/>
          <w:marTop w:val="0"/>
          <w:marBottom w:val="0"/>
          <w:divBdr>
            <w:top w:val="none" w:sz="0" w:space="0" w:color="auto"/>
            <w:left w:val="none" w:sz="0" w:space="0" w:color="auto"/>
            <w:bottom w:val="none" w:sz="0" w:space="0" w:color="auto"/>
            <w:right w:val="none" w:sz="0" w:space="0" w:color="auto"/>
          </w:divBdr>
        </w:div>
        <w:div w:id="792361975">
          <w:marLeft w:val="0"/>
          <w:marRight w:val="0"/>
          <w:marTop w:val="0"/>
          <w:marBottom w:val="0"/>
          <w:divBdr>
            <w:top w:val="none" w:sz="0" w:space="0" w:color="auto"/>
            <w:left w:val="none" w:sz="0" w:space="0" w:color="auto"/>
            <w:bottom w:val="none" w:sz="0" w:space="0" w:color="auto"/>
            <w:right w:val="none" w:sz="0" w:space="0" w:color="auto"/>
          </w:divBdr>
        </w:div>
        <w:div w:id="1123108564">
          <w:marLeft w:val="0"/>
          <w:marRight w:val="0"/>
          <w:marTop w:val="0"/>
          <w:marBottom w:val="0"/>
          <w:divBdr>
            <w:top w:val="none" w:sz="0" w:space="0" w:color="auto"/>
            <w:left w:val="none" w:sz="0" w:space="0" w:color="auto"/>
            <w:bottom w:val="none" w:sz="0" w:space="0" w:color="auto"/>
            <w:right w:val="none" w:sz="0" w:space="0" w:color="auto"/>
          </w:divBdr>
        </w:div>
        <w:div w:id="1290546637">
          <w:marLeft w:val="0"/>
          <w:marRight w:val="0"/>
          <w:marTop w:val="0"/>
          <w:marBottom w:val="0"/>
          <w:divBdr>
            <w:top w:val="none" w:sz="0" w:space="0" w:color="auto"/>
            <w:left w:val="none" w:sz="0" w:space="0" w:color="auto"/>
            <w:bottom w:val="none" w:sz="0" w:space="0" w:color="auto"/>
            <w:right w:val="none" w:sz="0" w:space="0" w:color="auto"/>
          </w:divBdr>
        </w:div>
        <w:div w:id="1577202152">
          <w:marLeft w:val="0"/>
          <w:marRight w:val="0"/>
          <w:marTop w:val="0"/>
          <w:marBottom w:val="0"/>
          <w:divBdr>
            <w:top w:val="none" w:sz="0" w:space="0" w:color="auto"/>
            <w:left w:val="none" w:sz="0" w:space="0" w:color="auto"/>
            <w:bottom w:val="none" w:sz="0" w:space="0" w:color="auto"/>
            <w:right w:val="none" w:sz="0" w:space="0" w:color="auto"/>
          </w:divBdr>
        </w:div>
        <w:div w:id="1842575196">
          <w:marLeft w:val="0"/>
          <w:marRight w:val="0"/>
          <w:marTop w:val="0"/>
          <w:marBottom w:val="0"/>
          <w:divBdr>
            <w:top w:val="none" w:sz="0" w:space="0" w:color="auto"/>
            <w:left w:val="none" w:sz="0" w:space="0" w:color="auto"/>
            <w:bottom w:val="none" w:sz="0" w:space="0" w:color="auto"/>
            <w:right w:val="none" w:sz="0" w:space="0" w:color="auto"/>
          </w:divBdr>
        </w:div>
      </w:divsChild>
    </w:div>
    <w:div w:id="1197964590">
      <w:bodyDiv w:val="1"/>
      <w:marLeft w:val="0"/>
      <w:marRight w:val="0"/>
      <w:marTop w:val="0"/>
      <w:marBottom w:val="0"/>
      <w:divBdr>
        <w:top w:val="none" w:sz="0" w:space="0" w:color="auto"/>
        <w:left w:val="none" w:sz="0" w:space="0" w:color="auto"/>
        <w:bottom w:val="none" w:sz="0" w:space="0" w:color="auto"/>
        <w:right w:val="none" w:sz="0" w:space="0" w:color="auto"/>
      </w:divBdr>
      <w:divsChild>
        <w:div w:id="109127769">
          <w:marLeft w:val="0"/>
          <w:marRight w:val="0"/>
          <w:marTop w:val="0"/>
          <w:marBottom w:val="0"/>
          <w:divBdr>
            <w:top w:val="none" w:sz="0" w:space="0" w:color="auto"/>
            <w:left w:val="none" w:sz="0" w:space="0" w:color="auto"/>
            <w:bottom w:val="none" w:sz="0" w:space="0" w:color="auto"/>
            <w:right w:val="none" w:sz="0" w:space="0" w:color="auto"/>
          </w:divBdr>
        </w:div>
        <w:div w:id="1462963605">
          <w:marLeft w:val="0"/>
          <w:marRight w:val="0"/>
          <w:marTop w:val="0"/>
          <w:marBottom w:val="0"/>
          <w:divBdr>
            <w:top w:val="none" w:sz="0" w:space="0" w:color="auto"/>
            <w:left w:val="none" w:sz="0" w:space="0" w:color="auto"/>
            <w:bottom w:val="none" w:sz="0" w:space="0" w:color="auto"/>
            <w:right w:val="none" w:sz="0" w:space="0" w:color="auto"/>
          </w:divBdr>
        </w:div>
        <w:div w:id="2084063446">
          <w:marLeft w:val="0"/>
          <w:marRight w:val="0"/>
          <w:marTop w:val="0"/>
          <w:marBottom w:val="0"/>
          <w:divBdr>
            <w:top w:val="none" w:sz="0" w:space="0" w:color="auto"/>
            <w:left w:val="none" w:sz="0" w:space="0" w:color="auto"/>
            <w:bottom w:val="none" w:sz="0" w:space="0" w:color="auto"/>
            <w:right w:val="none" w:sz="0" w:space="0" w:color="auto"/>
          </w:divBdr>
        </w:div>
      </w:divsChild>
    </w:div>
    <w:div w:id="1198129441">
      <w:bodyDiv w:val="1"/>
      <w:marLeft w:val="0"/>
      <w:marRight w:val="0"/>
      <w:marTop w:val="0"/>
      <w:marBottom w:val="0"/>
      <w:divBdr>
        <w:top w:val="none" w:sz="0" w:space="0" w:color="auto"/>
        <w:left w:val="none" w:sz="0" w:space="0" w:color="auto"/>
        <w:bottom w:val="none" w:sz="0" w:space="0" w:color="auto"/>
        <w:right w:val="none" w:sz="0" w:space="0" w:color="auto"/>
      </w:divBdr>
      <w:divsChild>
        <w:div w:id="1556620551">
          <w:marLeft w:val="0"/>
          <w:marRight w:val="0"/>
          <w:marTop w:val="0"/>
          <w:marBottom w:val="0"/>
          <w:divBdr>
            <w:top w:val="none" w:sz="0" w:space="0" w:color="auto"/>
            <w:left w:val="none" w:sz="0" w:space="0" w:color="auto"/>
            <w:bottom w:val="none" w:sz="0" w:space="0" w:color="auto"/>
            <w:right w:val="none" w:sz="0" w:space="0" w:color="auto"/>
          </w:divBdr>
          <w:divsChild>
            <w:div w:id="754404363">
              <w:marLeft w:val="0"/>
              <w:marRight w:val="0"/>
              <w:marTop w:val="0"/>
              <w:marBottom w:val="0"/>
              <w:divBdr>
                <w:top w:val="none" w:sz="0" w:space="0" w:color="auto"/>
                <w:left w:val="none" w:sz="0" w:space="0" w:color="auto"/>
                <w:bottom w:val="none" w:sz="0" w:space="0" w:color="auto"/>
                <w:right w:val="none" w:sz="0" w:space="0" w:color="auto"/>
              </w:divBdr>
            </w:div>
          </w:divsChild>
        </w:div>
        <w:div w:id="2047364733">
          <w:marLeft w:val="0"/>
          <w:marRight w:val="0"/>
          <w:marTop w:val="0"/>
          <w:marBottom w:val="0"/>
          <w:divBdr>
            <w:top w:val="none" w:sz="0" w:space="0" w:color="auto"/>
            <w:left w:val="none" w:sz="0" w:space="0" w:color="auto"/>
            <w:bottom w:val="none" w:sz="0" w:space="0" w:color="auto"/>
            <w:right w:val="none" w:sz="0" w:space="0" w:color="auto"/>
          </w:divBdr>
          <w:divsChild>
            <w:div w:id="15228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70067">
      <w:bodyDiv w:val="1"/>
      <w:marLeft w:val="0"/>
      <w:marRight w:val="0"/>
      <w:marTop w:val="0"/>
      <w:marBottom w:val="0"/>
      <w:divBdr>
        <w:top w:val="none" w:sz="0" w:space="0" w:color="auto"/>
        <w:left w:val="none" w:sz="0" w:space="0" w:color="auto"/>
        <w:bottom w:val="none" w:sz="0" w:space="0" w:color="auto"/>
        <w:right w:val="none" w:sz="0" w:space="0" w:color="auto"/>
      </w:divBdr>
      <w:divsChild>
        <w:div w:id="180701983">
          <w:marLeft w:val="0"/>
          <w:marRight w:val="0"/>
          <w:marTop w:val="0"/>
          <w:marBottom w:val="0"/>
          <w:divBdr>
            <w:top w:val="none" w:sz="0" w:space="0" w:color="auto"/>
            <w:left w:val="none" w:sz="0" w:space="0" w:color="auto"/>
            <w:bottom w:val="none" w:sz="0" w:space="0" w:color="auto"/>
            <w:right w:val="none" w:sz="0" w:space="0" w:color="auto"/>
          </w:divBdr>
        </w:div>
        <w:div w:id="206339491">
          <w:marLeft w:val="0"/>
          <w:marRight w:val="0"/>
          <w:marTop w:val="0"/>
          <w:marBottom w:val="0"/>
          <w:divBdr>
            <w:top w:val="none" w:sz="0" w:space="0" w:color="auto"/>
            <w:left w:val="none" w:sz="0" w:space="0" w:color="auto"/>
            <w:bottom w:val="none" w:sz="0" w:space="0" w:color="auto"/>
            <w:right w:val="none" w:sz="0" w:space="0" w:color="auto"/>
          </w:divBdr>
        </w:div>
        <w:div w:id="302807273">
          <w:marLeft w:val="0"/>
          <w:marRight w:val="0"/>
          <w:marTop w:val="0"/>
          <w:marBottom w:val="0"/>
          <w:divBdr>
            <w:top w:val="none" w:sz="0" w:space="0" w:color="auto"/>
            <w:left w:val="none" w:sz="0" w:space="0" w:color="auto"/>
            <w:bottom w:val="none" w:sz="0" w:space="0" w:color="auto"/>
            <w:right w:val="none" w:sz="0" w:space="0" w:color="auto"/>
          </w:divBdr>
        </w:div>
        <w:div w:id="313030743">
          <w:marLeft w:val="0"/>
          <w:marRight w:val="0"/>
          <w:marTop w:val="0"/>
          <w:marBottom w:val="0"/>
          <w:divBdr>
            <w:top w:val="none" w:sz="0" w:space="0" w:color="auto"/>
            <w:left w:val="none" w:sz="0" w:space="0" w:color="auto"/>
            <w:bottom w:val="none" w:sz="0" w:space="0" w:color="auto"/>
            <w:right w:val="none" w:sz="0" w:space="0" w:color="auto"/>
          </w:divBdr>
        </w:div>
        <w:div w:id="540441028">
          <w:marLeft w:val="0"/>
          <w:marRight w:val="0"/>
          <w:marTop w:val="0"/>
          <w:marBottom w:val="0"/>
          <w:divBdr>
            <w:top w:val="none" w:sz="0" w:space="0" w:color="auto"/>
            <w:left w:val="none" w:sz="0" w:space="0" w:color="auto"/>
            <w:bottom w:val="none" w:sz="0" w:space="0" w:color="auto"/>
            <w:right w:val="none" w:sz="0" w:space="0" w:color="auto"/>
          </w:divBdr>
        </w:div>
        <w:div w:id="693966543">
          <w:marLeft w:val="0"/>
          <w:marRight w:val="0"/>
          <w:marTop w:val="0"/>
          <w:marBottom w:val="0"/>
          <w:divBdr>
            <w:top w:val="none" w:sz="0" w:space="0" w:color="auto"/>
            <w:left w:val="none" w:sz="0" w:space="0" w:color="auto"/>
            <w:bottom w:val="none" w:sz="0" w:space="0" w:color="auto"/>
            <w:right w:val="none" w:sz="0" w:space="0" w:color="auto"/>
          </w:divBdr>
        </w:div>
        <w:div w:id="769743630">
          <w:marLeft w:val="0"/>
          <w:marRight w:val="0"/>
          <w:marTop w:val="0"/>
          <w:marBottom w:val="0"/>
          <w:divBdr>
            <w:top w:val="none" w:sz="0" w:space="0" w:color="auto"/>
            <w:left w:val="none" w:sz="0" w:space="0" w:color="auto"/>
            <w:bottom w:val="none" w:sz="0" w:space="0" w:color="auto"/>
            <w:right w:val="none" w:sz="0" w:space="0" w:color="auto"/>
          </w:divBdr>
        </w:div>
        <w:div w:id="847907386">
          <w:marLeft w:val="0"/>
          <w:marRight w:val="0"/>
          <w:marTop w:val="0"/>
          <w:marBottom w:val="0"/>
          <w:divBdr>
            <w:top w:val="none" w:sz="0" w:space="0" w:color="auto"/>
            <w:left w:val="none" w:sz="0" w:space="0" w:color="auto"/>
            <w:bottom w:val="none" w:sz="0" w:space="0" w:color="auto"/>
            <w:right w:val="none" w:sz="0" w:space="0" w:color="auto"/>
          </w:divBdr>
        </w:div>
        <w:div w:id="1450195978">
          <w:marLeft w:val="0"/>
          <w:marRight w:val="0"/>
          <w:marTop w:val="0"/>
          <w:marBottom w:val="0"/>
          <w:divBdr>
            <w:top w:val="none" w:sz="0" w:space="0" w:color="auto"/>
            <w:left w:val="none" w:sz="0" w:space="0" w:color="auto"/>
            <w:bottom w:val="none" w:sz="0" w:space="0" w:color="auto"/>
            <w:right w:val="none" w:sz="0" w:space="0" w:color="auto"/>
          </w:divBdr>
        </w:div>
        <w:div w:id="1844590278">
          <w:marLeft w:val="0"/>
          <w:marRight w:val="0"/>
          <w:marTop w:val="0"/>
          <w:marBottom w:val="0"/>
          <w:divBdr>
            <w:top w:val="none" w:sz="0" w:space="0" w:color="auto"/>
            <w:left w:val="none" w:sz="0" w:space="0" w:color="auto"/>
            <w:bottom w:val="none" w:sz="0" w:space="0" w:color="auto"/>
            <w:right w:val="none" w:sz="0" w:space="0" w:color="auto"/>
          </w:divBdr>
        </w:div>
      </w:divsChild>
    </w:div>
    <w:div w:id="1209957748">
      <w:bodyDiv w:val="1"/>
      <w:marLeft w:val="0"/>
      <w:marRight w:val="0"/>
      <w:marTop w:val="0"/>
      <w:marBottom w:val="0"/>
      <w:divBdr>
        <w:top w:val="none" w:sz="0" w:space="0" w:color="auto"/>
        <w:left w:val="none" w:sz="0" w:space="0" w:color="auto"/>
        <w:bottom w:val="none" w:sz="0" w:space="0" w:color="auto"/>
        <w:right w:val="none" w:sz="0" w:space="0" w:color="auto"/>
      </w:divBdr>
      <w:divsChild>
        <w:div w:id="114058769">
          <w:marLeft w:val="0"/>
          <w:marRight w:val="0"/>
          <w:marTop w:val="0"/>
          <w:marBottom w:val="0"/>
          <w:divBdr>
            <w:top w:val="none" w:sz="0" w:space="0" w:color="auto"/>
            <w:left w:val="none" w:sz="0" w:space="0" w:color="auto"/>
            <w:bottom w:val="none" w:sz="0" w:space="0" w:color="auto"/>
            <w:right w:val="none" w:sz="0" w:space="0" w:color="auto"/>
          </w:divBdr>
        </w:div>
        <w:div w:id="204293811">
          <w:marLeft w:val="0"/>
          <w:marRight w:val="0"/>
          <w:marTop w:val="0"/>
          <w:marBottom w:val="0"/>
          <w:divBdr>
            <w:top w:val="none" w:sz="0" w:space="0" w:color="auto"/>
            <w:left w:val="none" w:sz="0" w:space="0" w:color="auto"/>
            <w:bottom w:val="none" w:sz="0" w:space="0" w:color="auto"/>
            <w:right w:val="none" w:sz="0" w:space="0" w:color="auto"/>
          </w:divBdr>
        </w:div>
        <w:div w:id="257492818">
          <w:marLeft w:val="0"/>
          <w:marRight w:val="0"/>
          <w:marTop w:val="0"/>
          <w:marBottom w:val="0"/>
          <w:divBdr>
            <w:top w:val="none" w:sz="0" w:space="0" w:color="auto"/>
            <w:left w:val="none" w:sz="0" w:space="0" w:color="auto"/>
            <w:bottom w:val="none" w:sz="0" w:space="0" w:color="auto"/>
            <w:right w:val="none" w:sz="0" w:space="0" w:color="auto"/>
          </w:divBdr>
        </w:div>
        <w:div w:id="1256480696">
          <w:marLeft w:val="0"/>
          <w:marRight w:val="0"/>
          <w:marTop w:val="0"/>
          <w:marBottom w:val="0"/>
          <w:divBdr>
            <w:top w:val="none" w:sz="0" w:space="0" w:color="auto"/>
            <w:left w:val="none" w:sz="0" w:space="0" w:color="auto"/>
            <w:bottom w:val="none" w:sz="0" w:space="0" w:color="auto"/>
            <w:right w:val="none" w:sz="0" w:space="0" w:color="auto"/>
          </w:divBdr>
        </w:div>
        <w:div w:id="1960525696">
          <w:marLeft w:val="0"/>
          <w:marRight w:val="0"/>
          <w:marTop w:val="0"/>
          <w:marBottom w:val="0"/>
          <w:divBdr>
            <w:top w:val="none" w:sz="0" w:space="0" w:color="auto"/>
            <w:left w:val="none" w:sz="0" w:space="0" w:color="auto"/>
            <w:bottom w:val="none" w:sz="0" w:space="0" w:color="auto"/>
            <w:right w:val="none" w:sz="0" w:space="0" w:color="auto"/>
          </w:divBdr>
        </w:div>
        <w:div w:id="2017533192">
          <w:marLeft w:val="0"/>
          <w:marRight w:val="0"/>
          <w:marTop w:val="0"/>
          <w:marBottom w:val="0"/>
          <w:divBdr>
            <w:top w:val="none" w:sz="0" w:space="0" w:color="auto"/>
            <w:left w:val="none" w:sz="0" w:space="0" w:color="auto"/>
            <w:bottom w:val="none" w:sz="0" w:space="0" w:color="auto"/>
            <w:right w:val="none" w:sz="0" w:space="0" w:color="auto"/>
          </w:divBdr>
        </w:div>
        <w:div w:id="2019697171">
          <w:marLeft w:val="0"/>
          <w:marRight w:val="0"/>
          <w:marTop w:val="0"/>
          <w:marBottom w:val="0"/>
          <w:divBdr>
            <w:top w:val="none" w:sz="0" w:space="0" w:color="auto"/>
            <w:left w:val="none" w:sz="0" w:space="0" w:color="auto"/>
            <w:bottom w:val="none" w:sz="0" w:space="0" w:color="auto"/>
            <w:right w:val="none" w:sz="0" w:space="0" w:color="auto"/>
          </w:divBdr>
        </w:div>
      </w:divsChild>
    </w:div>
    <w:div w:id="1257598445">
      <w:bodyDiv w:val="1"/>
      <w:marLeft w:val="0"/>
      <w:marRight w:val="0"/>
      <w:marTop w:val="0"/>
      <w:marBottom w:val="0"/>
      <w:divBdr>
        <w:top w:val="none" w:sz="0" w:space="0" w:color="auto"/>
        <w:left w:val="none" w:sz="0" w:space="0" w:color="auto"/>
        <w:bottom w:val="none" w:sz="0" w:space="0" w:color="auto"/>
        <w:right w:val="none" w:sz="0" w:space="0" w:color="auto"/>
      </w:divBdr>
      <w:divsChild>
        <w:div w:id="969827176">
          <w:marLeft w:val="0"/>
          <w:marRight w:val="0"/>
          <w:marTop w:val="0"/>
          <w:marBottom w:val="0"/>
          <w:divBdr>
            <w:top w:val="none" w:sz="0" w:space="0" w:color="auto"/>
            <w:left w:val="none" w:sz="0" w:space="0" w:color="auto"/>
            <w:bottom w:val="none" w:sz="0" w:space="0" w:color="auto"/>
            <w:right w:val="none" w:sz="0" w:space="0" w:color="auto"/>
          </w:divBdr>
          <w:divsChild>
            <w:div w:id="691999487">
              <w:marLeft w:val="0"/>
              <w:marRight w:val="0"/>
              <w:marTop w:val="0"/>
              <w:marBottom w:val="0"/>
              <w:divBdr>
                <w:top w:val="none" w:sz="0" w:space="0" w:color="auto"/>
                <w:left w:val="none" w:sz="0" w:space="0" w:color="auto"/>
                <w:bottom w:val="none" w:sz="0" w:space="0" w:color="auto"/>
                <w:right w:val="none" w:sz="0" w:space="0" w:color="auto"/>
              </w:divBdr>
            </w:div>
            <w:div w:id="1078745459">
              <w:marLeft w:val="0"/>
              <w:marRight w:val="0"/>
              <w:marTop w:val="0"/>
              <w:marBottom w:val="0"/>
              <w:divBdr>
                <w:top w:val="none" w:sz="0" w:space="0" w:color="auto"/>
                <w:left w:val="none" w:sz="0" w:space="0" w:color="auto"/>
                <w:bottom w:val="none" w:sz="0" w:space="0" w:color="auto"/>
                <w:right w:val="none" w:sz="0" w:space="0" w:color="auto"/>
              </w:divBdr>
            </w:div>
            <w:div w:id="1460302631">
              <w:marLeft w:val="0"/>
              <w:marRight w:val="0"/>
              <w:marTop w:val="0"/>
              <w:marBottom w:val="0"/>
              <w:divBdr>
                <w:top w:val="none" w:sz="0" w:space="0" w:color="auto"/>
                <w:left w:val="none" w:sz="0" w:space="0" w:color="auto"/>
                <w:bottom w:val="none" w:sz="0" w:space="0" w:color="auto"/>
                <w:right w:val="none" w:sz="0" w:space="0" w:color="auto"/>
              </w:divBdr>
            </w:div>
            <w:div w:id="1497568627">
              <w:marLeft w:val="0"/>
              <w:marRight w:val="0"/>
              <w:marTop w:val="0"/>
              <w:marBottom w:val="0"/>
              <w:divBdr>
                <w:top w:val="none" w:sz="0" w:space="0" w:color="auto"/>
                <w:left w:val="none" w:sz="0" w:space="0" w:color="auto"/>
                <w:bottom w:val="none" w:sz="0" w:space="0" w:color="auto"/>
                <w:right w:val="none" w:sz="0" w:space="0" w:color="auto"/>
              </w:divBdr>
            </w:div>
          </w:divsChild>
        </w:div>
        <w:div w:id="1737972764">
          <w:marLeft w:val="0"/>
          <w:marRight w:val="0"/>
          <w:marTop w:val="0"/>
          <w:marBottom w:val="0"/>
          <w:divBdr>
            <w:top w:val="none" w:sz="0" w:space="0" w:color="auto"/>
            <w:left w:val="none" w:sz="0" w:space="0" w:color="auto"/>
            <w:bottom w:val="none" w:sz="0" w:space="0" w:color="auto"/>
            <w:right w:val="none" w:sz="0" w:space="0" w:color="auto"/>
          </w:divBdr>
          <w:divsChild>
            <w:div w:id="13137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067">
      <w:bodyDiv w:val="1"/>
      <w:marLeft w:val="0"/>
      <w:marRight w:val="0"/>
      <w:marTop w:val="0"/>
      <w:marBottom w:val="0"/>
      <w:divBdr>
        <w:top w:val="none" w:sz="0" w:space="0" w:color="auto"/>
        <w:left w:val="none" w:sz="0" w:space="0" w:color="auto"/>
        <w:bottom w:val="none" w:sz="0" w:space="0" w:color="auto"/>
        <w:right w:val="none" w:sz="0" w:space="0" w:color="auto"/>
      </w:divBdr>
      <w:divsChild>
        <w:div w:id="176307562">
          <w:marLeft w:val="0"/>
          <w:marRight w:val="0"/>
          <w:marTop w:val="0"/>
          <w:marBottom w:val="0"/>
          <w:divBdr>
            <w:top w:val="none" w:sz="0" w:space="0" w:color="auto"/>
            <w:left w:val="none" w:sz="0" w:space="0" w:color="auto"/>
            <w:bottom w:val="none" w:sz="0" w:space="0" w:color="auto"/>
            <w:right w:val="none" w:sz="0" w:space="0" w:color="auto"/>
          </w:divBdr>
        </w:div>
        <w:div w:id="658659515">
          <w:marLeft w:val="0"/>
          <w:marRight w:val="0"/>
          <w:marTop w:val="0"/>
          <w:marBottom w:val="0"/>
          <w:divBdr>
            <w:top w:val="none" w:sz="0" w:space="0" w:color="auto"/>
            <w:left w:val="none" w:sz="0" w:space="0" w:color="auto"/>
            <w:bottom w:val="none" w:sz="0" w:space="0" w:color="auto"/>
            <w:right w:val="none" w:sz="0" w:space="0" w:color="auto"/>
          </w:divBdr>
          <w:divsChild>
            <w:div w:id="685521571">
              <w:marLeft w:val="0"/>
              <w:marRight w:val="0"/>
              <w:marTop w:val="0"/>
              <w:marBottom w:val="0"/>
              <w:divBdr>
                <w:top w:val="none" w:sz="0" w:space="0" w:color="auto"/>
                <w:left w:val="none" w:sz="0" w:space="0" w:color="auto"/>
                <w:bottom w:val="none" w:sz="0" w:space="0" w:color="auto"/>
                <w:right w:val="none" w:sz="0" w:space="0" w:color="auto"/>
              </w:divBdr>
            </w:div>
            <w:div w:id="882406845">
              <w:marLeft w:val="0"/>
              <w:marRight w:val="0"/>
              <w:marTop w:val="0"/>
              <w:marBottom w:val="0"/>
              <w:divBdr>
                <w:top w:val="none" w:sz="0" w:space="0" w:color="auto"/>
                <w:left w:val="none" w:sz="0" w:space="0" w:color="auto"/>
                <w:bottom w:val="none" w:sz="0" w:space="0" w:color="auto"/>
                <w:right w:val="none" w:sz="0" w:space="0" w:color="auto"/>
              </w:divBdr>
            </w:div>
            <w:div w:id="1124930652">
              <w:marLeft w:val="0"/>
              <w:marRight w:val="0"/>
              <w:marTop w:val="0"/>
              <w:marBottom w:val="0"/>
              <w:divBdr>
                <w:top w:val="none" w:sz="0" w:space="0" w:color="auto"/>
                <w:left w:val="none" w:sz="0" w:space="0" w:color="auto"/>
                <w:bottom w:val="none" w:sz="0" w:space="0" w:color="auto"/>
                <w:right w:val="none" w:sz="0" w:space="0" w:color="auto"/>
              </w:divBdr>
            </w:div>
            <w:div w:id="1576746669">
              <w:marLeft w:val="0"/>
              <w:marRight w:val="0"/>
              <w:marTop w:val="0"/>
              <w:marBottom w:val="0"/>
              <w:divBdr>
                <w:top w:val="none" w:sz="0" w:space="0" w:color="auto"/>
                <w:left w:val="none" w:sz="0" w:space="0" w:color="auto"/>
                <w:bottom w:val="none" w:sz="0" w:space="0" w:color="auto"/>
                <w:right w:val="none" w:sz="0" w:space="0" w:color="auto"/>
              </w:divBdr>
            </w:div>
            <w:div w:id="1877739096">
              <w:marLeft w:val="0"/>
              <w:marRight w:val="0"/>
              <w:marTop w:val="0"/>
              <w:marBottom w:val="0"/>
              <w:divBdr>
                <w:top w:val="none" w:sz="0" w:space="0" w:color="auto"/>
                <w:left w:val="none" w:sz="0" w:space="0" w:color="auto"/>
                <w:bottom w:val="none" w:sz="0" w:space="0" w:color="auto"/>
                <w:right w:val="none" w:sz="0" w:space="0" w:color="auto"/>
              </w:divBdr>
            </w:div>
            <w:div w:id="1974943450">
              <w:marLeft w:val="0"/>
              <w:marRight w:val="0"/>
              <w:marTop w:val="0"/>
              <w:marBottom w:val="0"/>
              <w:divBdr>
                <w:top w:val="none" w:sz="0" w:space="0" w:color="auto"/>
                <w:left w:val="none" w:sz="0" w:space="0" w:color="auto"/>
                <w:bottom w:val="none" w:sz="0" w:space="0" w:color="auto"/>
                <w:right w:val="none" w:sz="0" w:space="0" w:color="auto"/>
              </w:divBdr>
            </w:div>
          </w:divsChild>
        </w:div>
        <w:div w:id="2088719621">
          <w:marLeft w:val="0"/>
          <w:marRight w:val="0"/>
          <w:marTop w:val="0"/>
          <w:marBottom w:val="0"/>
          <w:divBdr>
            <w:top w:val="none" w:sz="0" w:space="0" w:color="auto"/>
            <w:left w:val="none" w:sz="0" w:space="0" w:color="auto"/>
            <w:bottom w:val="none" w:sz="0" w:space="0" w:color="auto"/>
            <w:right w:val="none" w:sz="0" w:space="0" w:color="auto"/>
          </w:divBdr>
          <w:divsChild>
            <w:div w:id="15025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6455">
      <w:bodyDiv w:val="1"/>
      <w:marLeft w:val="0"/>
      <w:marRight w:val="0"/>
      <w:marTop w:val="0"/>
      <w:marBottom w:val="0"/>
      <w:divBdr>
        <w:top w:val="none" w:sz="0" w:space="0" w:color="auto"/>
        <w:left w:val="none" w:sz="0" w:space="0" w:color="auto"/>
        <w:bottom w:val="none" w:sz="0" w:space="0" w:color="auto"/>
        <w:right w:val="none" w:sz="0" w:space="0" w:color="auto"/>
      </w:divBdr>
      <w:divsChild>
        <w:div w:id="605770844">
          <w:marLeft w:val="0"/>
          <w:marRight w:val="0"/>
          <w:marTop w:val="0"/>
          <w:marBottom w:val="0"/>
          <w:divBdr>
            <w:top w:val="none" w:sz="0" w:space="0" w:color="auto"/>
            <w:left w:val="none" w:sz="0" w:space="0" w:color="auto"/>
            <w:bottom w:val="none" w:sz="0" w:space="0" w:color="auto"/>
            <w:right w:val="none" w:sz="0" w:space="0" w:color="auto"/>
          </w:divBdr>
        </w:div>
        <w:div w:id="619993679">
          <w:marLeft w:val="0"/>
          <w:marRight w:val="0"/>
          <w:marTop w:val="0"/>
          <w:marBottom w:val="0"/>
          <w:divBdr>
            <w:top w:val="none" w:sz="0" w:space="0" w:color="auto"/>
            <w:left w:val="none" w:sz="0" w:space="0" w:color="auto"/>
            <w:bottom w:val="none" w:sz="0" w:space="0" w:color="auto"/>
            <w:right w:val="none" w:sz="0" w:space="0" w:color="auto"/>
          </w:divBdr>
        </w:div>
        <w:div w:id="1768842042">
          <w:marLeft w:val="0"/>
          <w:marRight w:val="0"/>
          <w:marTop w:val="0"/>
          <w:marBottom w:val="0"/>
          <w:divBdr>
            <w:top w:val="none" w:sz="0" w:space="0" w:color="auto"/>
            <w:left w:val="none" w:sz="0" w:space="0" w:color="auto"/>
            <w:bottom w:val="none" w:sz="0" w:space="0" w:color="auto"/>
            <w:right w:val="none" w:sz="0" w:space="0" w:color="auto"/>
          </w:divBdr>
        </w:div>
      </w:divsChild>
    </w:div>
    <w:div w:id="1367607449">
      <w:bodyDiv w:val="1"/>
      <w:marLeft w:val="0"/>
      <w:marRight w:val="0"/>
      <w:marTop w:val="0"/>
      <w:marBottom w:val="0"/>
      <w:divBdr>
        <w:top w:val="none" w:sz="0" w:space="0" w:color="auto"/>
        <w:left w:val="none" w:sz="0" w:space="0" w:color="auto"/>
        <w:bottom w:val="none" w:sz="0" w:space="0" w:color="auto"/>
        <w:right w:val="none" w:sz="0" w:space="0" w:color="auto"/>
      </w:divBdr>
      <w:divsChild>
        <w:div w:id="1338312280">
          <w:marLeft w:val="0"/>
          <w:marRight w:val="0"/>
          <w:marTop w:val="0"/>
          <w:marBottom w:val="0"/>
          <w:divBdr>
            <w:top w:val="none" w:sz="0" w:space="0" w:color="auto"/>
            <w:left w:val="none" w:sz="0" w:space="0" w:color="auto"/>
            <w:bottom w:val="none" w:sz="0" w:space="0" w:color="auto"/>
            <w:right w:val="none" w:sz="0" w:space="0" w:color="auto"/>
          </w:divBdr>
          <w:divsChild>
            <w:div w:id="173766696">
              <w:marLeft w:val="0"/>
              <w:marRight w:val="0"/>
              <w:marTop w:val="0"/>
              <w:marBottom w:val="0"/>
              <w:divBdr>
                <w:top w:val="none" w:sz="0" w:space="0" w:color="auto"/>
                <w:left w:val="none" w:sz="0" w:space="0" w:color="auto"/>
                <w:bottom w:val="none" w:sz="0" w:space="0" w:color="auto"/>
                <w:right w:val="none" w:sz="0" w:space="0" w:color="auto"/>
              </w:divBdr>
            </w:div>
          </w:divsChild>
        </w:div>
        <w:div w:id="1612972256">
          <w:marLeft w:val="0"/>
          <w:marRight w:val="0"/>
          <w:marTop w:val="0"/>
          <w:marBottom w:val="0"/>
          <w:divBdr>
            <w:top w:val="none" w:sz="0" w:space="0" w:color="auto"/>
            <w:left w:val="none" w:sz="0" w:space="0" w:color="auto"/>
            <w:bottom w:val="none" w:sz="0" w:space="0" w:color="auto"/>
            <w:right w:val="none" w:sz="0" w:space="0" w:color="auto"/>
          </w:divBdr>
          <w:divsChild>
            <w:div w:id="8731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4780">
      <w:bodyDiv w:val="1"/>
      <w:marLeft w:val="0"/>
      <w:marRight w:val="0"/>
      <w:marTop w:val="0"/>
      <w:marBottom w:val="0"/>
      <w:divBdr>
        <w:top w:val="none" w:sz="0" w:space="0" w:color="auto"/>
        <w:left w:val="none" w:sz="0" w:space="0" w:color="auto"/>
        <w:bottom w:val="none" w:sz="0" w:space="0" w:color="auto"/>
        <w:right w:val="none" w:sz="0" w:space="0" w:color="auto"/>
      </w:divBdr>
      <w:divsChild>
        <w:div w:id="130293235">
          <w:marLeft w:val="0"/>
          <w:marRight w:val="0"/>
          <w:marTop w:val="0"/>
          <w:marBottom w:val="0"/>
          <w:divBdr>
            <w:top w:val="none" w:sz="0" w:space="0" w:color="auto"/>
            <w:left w:val="none" w:sz="0" w:space="0" w:color="auto"/>
            <w:bottom w:val="none" w:sz="0" w:space="0" w:color="auto"/>
            <w:right w:val="none" w:sz="0" w:space="0" w:color="auto"/>
          </w:divBdr>
        </w:div>
        <w:div w:id="406729513">
          <w:marLeft w:val="0"/>
          <w:marRight w:val="0"/>
          <w:marTop w:val="0"/>
          <w:marBottom w:val="0"/>
          <w:divBdr>
            <w:top w:val="none" w:sz="0" w:space="0" w:color="auto"/>
            <w:left w:val="none" w:sz="0" w:space="0" w:color="auto"/>
            <w:bottom w:val="none" w:sz="0" w:space="0" w:color="auto"/>
            <w:right w:val="none" w:sz="0" w:space="0" w:color="auto"/>
          </w:divBdr>
        </w:div>
        <w:div w:id="511185914">
          <w:marLeft w:val="0"/>
          <w:marRight w:val="0"/>
          <w:marTop w:val="0"/>
          <w:marBottom w:val="0"/>
          <w:divBdr>
            <w:top w:val="none" w:sz="0" w:space="0" w:color="auto"/>
            <w:left w:val="none" w:sz="0" w:space="0" w:color="auto"/>
            <w:bottom w:val="none" w:sz="0" w:space="0" w:color="auto"/>
            <w:right w:val="none" w:sz="0" w:space="0" w:color="auto"/>
          </w:divBdr>
        </w:div>
        <w:div w:id="529612034">
          <w:marLeft w:val="0"/>
          <w:marRight w:val="0"/>
          <w:marTop w:val="0"/>
          <w:marBottom w:val="0"/>
          <w:divBdr>
            <w:top w:val="none" w:sz="0" w:space="0" w:color="auto"/>
            <w:left w:val="none" w:sz="0" w:space="0" w:color="auto"/>
            <w:bottom w:val="none" w:sz="0" w:space="0" w:color="auto"/>
            <w:right w:val="none" w:sz="0" w:space="0" w:color="auto"/>
          </w:divBdr>
        </w:div>
        <w:div w:id="549998873">
          <w:marLeft w:val="0"/>
          <w:marRight w:val="0"/>
          <w:marTop w:val="0"/>
          <w:marBottom w:val="0"/>
          <w:divBdr>
            <w:top w:val="none" w:sz="0" w:space="0" w:color="auto"/>
            <w:left w:val="none" w:sz="0" w:space="0" w:color="auto"/>
            <w:bottom w:val="none" w:sz="0" w:space="0" w:color="auto"/>
            <w:right w:val="none" w:sz="0" w:space="0" w:color="auto"/>
          </w:divBdr>
        </w:div>
        <w:div w:id="823623206">
          <w:marLeft w:val="0"/>
          <w:marRight w:val="0"/>
          <w:marTop w:val="0"/>
          <w:marBottom w:val="0"/>
          <w:divBdr>
            <w:top w:val="none" w:sz="0" w:space="0" w:color="auto"/>
            <w:left w:val="none" w:sz="0" w:space="0" w:color="auto"/>
            <w:bottom w:val="none" w:sz="0" w:space="0" w:color="auto"/>
            <w:right w:val="none" w:sz="0" w:space="0" w:color="auto"/>
          </w:divBdr>
        </w:div>
        <w:div w:id="907881460">
          <w:marLeft w:val="0"/>
          <w:marRight w:val="0"/>
          <w:marTop w:val="0"/>
          <w:marBottom w:val="0"/>
          <w:divBdr>
            <w:top w:val="none" w:sz="0" w:space="0" w:color="auto"/>
            <w:left w:val="none" w:sz="0" w:space="0" w:color="auto"/>
            <w:bottom w:val="none" w:sz="0" w:space="0" w:color="auto"/>
            <w:right w:val="none" w:sz="0" w:space="0" w:color="auto"/>
          </w:divBdr>
        </w:div>
        <w:div w:id="983392724">
          <w:marLeft w:val="0"/>
          <w:marRight w:val="0"/>
          <w:marTop w:val="0"/>
          <w:marBottom w:val="0"/>
          <w:divBdr>
            <w:top w:val="none" w:sz="0" w:space="0" w:color="auto"/>
            <w:left w:val="none" w:sz="0" w:space="0" w:color="auto"/>
            <w:bottom w:val="none" w:sz="0" w:space="0" w:color="auto"/>
            <w:right w:val="none" w:sz="0" w:space="0" w:color="auto"/>
          </w:divBdr>
        </w:div>
        <w:div w:id="1236939747">
          <w:marLeft w:val="0"/>
          <w:marRight w:val="0"/>
          <w:marTop w:val="0"/>
          <w:marBottom w:val="0"/>
          <w:divBdr>
            <w:top w:val="none" w:sz="0" w:space="0" w:color="auto"/>
            <w:left w:val="none" w:sz="0" w:space="0" w:color="auto"/>
            <w:bottom w:val="none" w:sz="0" w:space="0" w:color="auto"/>
            <w:right w:val="none" w:sz="0" w:space="0" w:color="auto"/>
          </w:divBdr>
        </w:div>
        <w:div w:id="1316715830">
          <w:marLeft w:val="0"/>
          <w:marRight w:val="0"/>
          <w:marTop w:val="0"/>
          <w:marBottom w:val="0"/>
          <w:divBdr>
            <w:top w:val="none" w:sz="0" w:space="0" w:color="auto"/>
            <w:left w:val="none" w:sz="0" w:space="0" w:color="auto"/>
            <w:bottom w:val="none" w:sz="0" w:space="0" w:color="auto"/>
            <w:right w:val="none" w:sz="0" w:space="0" w:color="auto"/>
          </w:divBdr>
        </w:div>
        <w:div w:id="1821464226">
          <w:marLeft w:val="0"/>
          <w:marRight w:val="0"/>
          <w:marTop w:val="0"/>
          <w:marBottom w:val="0"/>
          <w:divBdr>
            <w:top w:val="none" w:sz="0" w:space="0" w:color="auto"/>
            <w:left w:val="none" w:sz="0" w:space="0" w:color="auto"/>
            <w:bottom w:val="none" w:sz="0" w:space="0" w:color="auto"/>
            <w:right w:val="none" w:sz="0" w:space="0" w:color="auto"/>
          </w:divBdr>
        </w:div>
        <w:div w:id="2024628700">
          <w:marLeft w:val="0"/>
          <w:marRight w:val="0"/>
          <w:marTop w:val="0"/>
          <w:marBottom w:val="0"/>
          <w:divBdr>
            <w:top w:val="none" w:sz="0" w:space="0" w:color="auto"/>
            <w:left w:val="none" w:sz="0" w:space="0" w:color="auto"/>
            <w:bottom w:val="none" w:sz="0" w:space="0" w:color="auto"/>
            <w:right w:val="none" w:sz="0" w:space="0" w:color="auto"/>
          </w:divBdr>
        </w:div>
      </w:divsChild>
    </w:div>
    <w:div w:id="1397171159">
      <w:bodyDiv w:val="1"/>
      <w:marLeft w:val="0"/>
      <w:marRight w:val="0"/>
      <w:marTop w:val="0"/>
      <w:marBottom w:val="0"/>
      <w:divBdr>
        <w:top w:val="none" w:sz="0" w:space="0" w:color="auto"/>
        <w:left w:val="none" w:sz="0" w:space="0" w:color="auto"/>
        <w:bottom w:val="none" w:sz="0" w:space="0" w:color="auto"/>
        <w:right w:val="none" w:sz="0" w:space="0" w:color="auto"/>
      </w:divBdr>
      <w:divsChild>
        <w:div w:id="270477201">
          <w:marLeft w:val="0"/>
          <w:marRight w:val="0"/>
          <w:marTop w:val="0"/>
          <w:marBottom w:val="0"/>
          <w:divBdr>
            <w:top w:val="none" w:sz="0" w:space="0" w:color="auto"/>
            <w:left w:val="none" w:sz="0" w:space="0" w:color="auto"/>
            <w:bottom w:val="none" w:sz="0" w:space="0" w:color="auto"/>
            <w:right w:val="none" w:sz="0" w:space="0" w:color="auto"/>
          </w:divBdr>
          <w:divsChild>
            <w:div w:id="226113767">
              <w:marLeft w:val="0"/>
              <w:marRight w:val="0"/>
              <w:marTop w:val="0"/>
              <w:marBottom w:val="0"/>
              <w:divBdr>
                <w:top w:val="none" w:sz="0" w:space="0" w:color="auto"/>
                <w:left w:val="none" w:sz="0" w:space="0" w:color="auto"/>
                <w:bottom w:val="none" w:sz="0" w:space="0" w:color="auto"/>
                <w:right w:val="none" w:sz="0" w:space="0" w:color="auto"/>
              </w:divBdr>
            </w:div>
          </w:divsChild>
        </w:div>
        <w:div w:id="769667632">
          <w:marLeft w:val="0"/>
          <w:marRight w:val="0"/>
          <w:marTop w:val="0"/>
          <w:marBottom w:val="0"/>
          <w:divBdr>
            <w:top w:val="none" w:sz="0" w:space="0" w:color="auto"/>
            <w:left w:val="none" w:sz="0" w:space="0" w:color="auto"/>
            <w:bottom w:val="none" w:sz="0" w:space="0" w:color="auto"/>
            <w:right w:val="none" w:sz="0" w:space="0" w:color="auto"/>
          </w:divBdr>
          <w:divsChild>
            <w:div w:id="1075081676">
              <w:marLeft w:val="0"/>
              <w:marRight w:val="0"/>
              <w:marTop w:val="0"/>
              <w:marBottom w:val="0"/>
              <w:divBdr>
                <w:top w:val="none" w:sz="0" w:space="0" w:color="auto"/>
                <w:left w:val="none" w:sz="0" w:space="0" w:color="auto"/>
                <w:bottom w:val="none" w:sz="0" w:space="0" w:color="auto"/>
                <w:right w:val="none" w:sz="0" w:space="0" w:color="auto"/>
              </w:divBdr>
            </w:div>
            <w:div w:id="1099637193">
              <w:marLeft w:val="0"/>
              <w:marRight w:val="0"/>
              <w:marTop w:val="0"/>
              <w:marBottom w:val="0"/>
              <w:divBdr>
                <w:top w:val="none" w:sz="0" w:space="0" w:color="auto"/>
                <w:left w:val="none" w:sz="0" w:space="0" w:color="auto"/>
                <w:bottom w:val="none" w:sz="0" w:space="0" w:color="auto"/>
                <w:right w:val="none" w:sz="0" w:space="0" w:color="auto"/>
              </w:divBdr>
            </w:div>
            <w:div w:id="1288780068">
              <w:marLeft w:val="0"/>
              <w:marRight w:val="0"/>
              <w:marTop w:val="0"/>
              <w:marBottom w:val="0"/>
              <w:divBdr>
                <w:top w:val="none" w:sz="0" w:space="0" w:color="auto"/>
                <w:left w:val="none" w:sz="0" w:space="0" w:color="auto"/>
                <w:bottom w:val="none" w:sz="0" w:space="0" w:color="auto"/>
                <w:right w:val="none" w:sz="0" w:space="0" w:color="auto"/>
              </w:divBdr>
            </w:div>
          </w:divsChild>
        </w:div>
        <w:div w:id="1486702372">
          <w:marLeft w:val="0"/>
          <w:marRight w:val="0"/>
          <w:marTop w:val="0"/>
          <w:marBottom w:val="0"/>
          <w:divBdr>
            <w:top w:val="none" w:sz="0" w:space="0" w:color="auto"/>
            <w:left w:val="none" w:sz="0" w:space="0" w:color="auto"/>
            <w:bottom w:val="none" w:sz="0" w:space="0" w:color="auto"/>
            <w:right w:val="none" w:sz="0" w:space="0" w:color="auto"/>
          </w:divBdr>
          <w:divsChild>
            <w:div w:id="851142358">
              <w:marLeft w:val="0"/>
              <w:marRight w:val="0"/>
              <w:marTop w:val="0"/>
              <w:marBottom w:val="0"/>
              <w:divBdr>
                <w:top w:val="none" w:sz="0" w:space="0" w:color="auto"/>
                <w:left w:val="none" w:sz="0" w:space="0" w:color="auto"/>
                <w:bottom w:val="none" w:sz="0" w:space="0" w:color="auto"/>
                <w:right w:val="none" w:sz="0" w:space="0" w:color="auto"/>
              </w:divBdr>
            </w:div>
          </w:divsChild>
        </w:div>
        <w:div w:id="1924875310">
          <w:marLeft w:val="0"/>
          <w:marRight w:val="0"/>
          <w:marTop w:val="0"/>
          <w:marBottom w:val="0"/>
          <w:divBdr>
            <w:top w:val="none" w:sz="0" w:space="0" w:color="auto"/>
            <w:left w:val="none" w:sz="0" w:space="0" w:color="auto"/>
            <w:bottom w:val="none" w:sz="0" w:space="0" w:color="auto"/>
            <w:right w:val="none" w:sz="0" w:space="0" w:color="auto"/>
          </w:divBdr>
        </w:div>
      </w:divsChild>
    </w:div>
    <w:div w:id="1423258675">
      <w:bodyDiv w:val="1"/>
      <w:marLeft w:val="0"/>
      <w:marRight w:val="0"/>
      <w:marTop w:val="0"/>
      <w:marBottom w:val="0"/>
      <w:divBdr>
        <w:top w:val="none" w:sz="0" w:space="0" w:color="auto"/>
        <w:left w:val="none" w:sz="0" w:space="0" w:color="auto"/>
        <w:bottom w:val="none" w:sz="0" w:space="0" w:color="auto"/>
        <w:right w:val="none" w:sz="0" w:space="0" w:color="auto"/>
      </w:divBdr>
      <w:divsChild>
        <w:div w:id="9380824">
          <w:marLeft w:val="0"/>
          <w:marRight w:val="0"/>
          <w:marTop w:val="0"/>
          <w:marBottom w:val="0"/>
          <w:divBdr>
            <w:top w:val="none" w:sz="0" w:space="0" w:color="auto"/>
            <w:left w:val="none" w:sz="0" w:space="0" w:color="auto"/>
            <w:bottom w:val="none" w:sz="0" w:space="0" w:color="auto"/>
            <w:right w:val="none" w:sz="0" w:space="0" w:color="auto"/>
          </w:divBdr>
        </w:div>
        <w:div w:id="79371885">
          <w:marLeft w:val="0"/>
          <w:marRight w:val="0"/>
          <w:marTop w:val="0"/>
          <w:marBottom w:val="0"/>
          <w:divBdr>
            <w:top w:val="none" w:sz="0" w:space="0" w:color="auto"/>
            <w:left w:val="none" w:sz="0" w:space="0" w:color="auto"/>
            <w:bottom w:val="none" w:sz="0" w:space="0" w:color="auto"/>
            <w:right w:val="none" w:sz="0" w:space="0" w:color="auto"/>
          </w:divBdr>
        </w:div>
        <w:div w:id="386027471">
          <w:marLeft w:val="0"/>
          <w:marRight w:val="0"/>
          <w:marTop w:val="0"/>
          <w:marBottom w:val="0"/>
          <w:divBdr>
            <w:top w:val="none" w:sz="0" w:space="0" w:color="auto"/>
            <w:left w:val="none" w:sz="0" w:space="0" w:color="auto"/>
            <w:bottom w:val="none" w:sz="0" w:space="0" w:color="auto"/>
            <w:right w:val="none" w:sz="0" w:space="0" w:color="auto"/>
          </w:divBdr>
        </w:div>
        <w:div w:id="459109059">
          <w:marLeft w:val="0"/>
          <w:marRight w:val="0"/>
          <w:marTop w:val="0"/>
          <w:marBottom w:val="0"/>
          <w:divBdr>
            <w:top w:val="none" w:sz="0" w:space="0" w:color="auto"/>
            <w:left w:val="none" w:sz="0" w:space="0" w:color="auto"/>
            <w:bottom w:val="none" w:sz="0" w:space="0" w:color="auto"/>
            <w:right w:val="none" w:sz="0" w:space="0" w:color="auto"/>
          </w:divBdr>
        </w:div>
        <w:div w:id="497498972">
          <w:marLeft w:val="0"/>
          <w:marRight w:val="0"/>
          <w:marTop w:val="0"/>
          <w:marBottom w:val="0"/>
          <w:divBdr>
            <w:top w:val="none" w:sz="0" w:space="0" w:color="auto"/>
            <w:left w:val="none" w:sz="0" w:space="0" w:color="auto"/>
            <w:bottom w:val="none" w:sz="0" w:space="0" w:color="auto"/>
            <w:right w:val="none" w:sz="0" w:space="0" w:color="auto"/>
          </w:divBdr>
        </w:div>
        <w:div w:id="1262684146">
          <w:marLeft w:val="0"/>
          <w:marRight w:val="0"/>
          <w:marTop w:val="0"/>
          <w:marBottom w:val="0"/>
          <w:divBdr>
            <w:top w:val="none" w:sz="0" w:space="0" w:color="auto"/>
            <w:left w:val="none" w:sz="0" w:space="0" w:color="auto"/>
            <w:bottom w:val="none" w:sz="0" w:space="0" w:color="auto"/>
            <w:right w:val="none" w:sz="0" w:space="0" w:color="auto"/>
          </w:divBdr>
        </w:div>
        <w:div w:id="1468430437">
          <w:marLeft w:val="0"/>
          <w:marRight w:val="0"/>
          <w:marTop w:val="0"/>
          <w:marBottom w:val="0"/>
          <w:divBdr>
            <w:top w:val="none" w:sz="0" w:space="0" w:color="auto"/>
            <w:left w:val="none" w:sz="0" w:space="0" w:color="auto"/>
            <w:bottom w:val="none" w:sz="0" w:space="0" w:color="auto"/>
            <w:right w:val="none" w:sz="0" w:space="0" w:color="auto"/>
          </w:divBdr>
        </w:div>
        <w:div w:id="1538347581">
          <w:marLeft w:val="0"/>
          <w:marRight w:val="0"/>
          <w:marTop w:val="0"/>
          <w:marBottom w:val="0"/>
          <w:divBdr>
            <w:top w:val="none" w:sz="0" w:space="0" w:color="auto"/>
            <w:left w:val="none" w:sz="0" w:space="0" w:color="auto"/>
            <w:bottom w:val="none" w:sz="0" w:space="0" w:color="auto"/>
            <w:right w:val="none" w:sz="0" w:space="0" w:color="auto"/>
          </w:divBdr>
        </w:div>
        <w:div w:id="1567758294">
          <w:marLeft w:val="0"/>
          <w:marRight w:val="0"/>
          <w:marTop w:val="0"/>
          <w:marBottom w:val="0"/>
          <w:divBdr>
            <w:top w:val="none" w:sz="0" w:space="0" w:color="auto"/>
            <w:left w:val="none" w:sz="0" w:space="0" w:color="auto"/>
            <w:bottom w:val="none" w:sz="0" w:space="0" w:color="auto"/>
            <w:right w:val="none" w:sz="0" w:space="0" w:color="auto"/>
          </w:divBdr>
        </w:div>
        <w:div w:id="1693723435">
          <w:marLeft w:val="0"/>
          <w:marRight w:val="0"/>
          <w:marTop w:val="0"/>
          <w:marBottom w:val="0"/>
          <w:divBdr>
            <w:top w:val="none" w:sz="0" w:space="0" w:color="auto"/>
            <w:left w:val="none" w:sz="0" w:space="0" w:color="auto"/>
            <w:bottom w:val="none" w:sz="0" w:space="0" w:color="auto"/>
            <w:right w:val="none" w:sz="0" w:space="0" w:color="auto"/>
          </w:divBdr>
        </w:div>
        <w:div w:id="1970164618">
          <w:marLeft w:val="0"/>
          <w:marRight w:val="0"/>
          <w:marTop w:val="0"/>
          <w:marBottom w:val="0"/>
          <w:divBdr>
            <w:top w:val="none" w:sz="0" w:space="0" w:color="auto"/>
            <w:left w:val="none" w:sz="0" w:space="0" w:color="auto"/>
            <w:bottom w:val="none" w:sz="0" w:space="0" w:color="auto"/>
            <w:right w:val="none" w:sz="0" w:space="0" w:color="auto"/>
          </w:divBdr>
        </w:div>
        <w:div w:id="1973364331">
          <w:marLeft w:val="0"/>
          <w:marRight w:val="0"/>
          <w:marTop w:val="0"/>
          <w:marBottom w:val="0"/>
          <w:divBdr>
            <w:top w:val="none" w:sz="0" w:space="0" w:color="auto"/>
            <w:left w:val="none" w:sz="0" w:space="0" w:color="auto"/>
            <w:bottom w:val="none" w:sz="0" w:space="0" w:color="auto"/>
            <w:right w:val="none" w:sz="0" w:space="0" w:color="auto"/>
          </w:divBdr>
        </w:div>
      </w:divsChild>
    </w:div>
    <w:div w:id="1463183911">
      <w:bodyDiv w:val="1"/>
      <w:marLeft w:val="0"/>
      <w:marRight w:val="0"/>
      <w:marTop w:val="0"/>
      <w:marBottom w:val="0"/>
      <w:divBdr>
        <w:top w:val="none" w:sz="0" w:space="0" w:color="auto"/>
        <w:left w:val="none" w:sz="0" w:space="0" w:color="auto"/>
        <w:bottom w:val="none" w:sz="0" w:space="0" w:color="auto"/>
        <w:right w:val="none" w:sz="0" w:space="0" w:color="auto"/>
      </w:divBdr>
      <w:divsChild>
        <w:div w:id="915676207">
          <w:marLeft w:val="0"/>
          <w:marRight w:val="0"/>
          <w:marTop w:val="0"/>
          <w:marBottom w:val="0"/>
          <w:divBdr>
            <w:top w:val="none" w:sz="0" w:space="0" w:color="auto"/>
            <w:left w:val="none" w:sz="0" w:space="0" w:color="auto"/>
            <w:bottom w:val="none" w:sz="0" w:space="0" w:color="auto"/>
            <w:right w:val="none" w:sz="0" w:space="0" w:color="auto"/>
          </w:divBdr>
          <w:divsChild>
            <w:div w:id="640159917">
              <w:marLeft w:val="0"/>
              <w:marRight w:val="0"/>
              <w:marTop w:val="0"/>
              <w:marBottom w:val="0"/>
              <w:divBdr>
                <w:top w:val="none" w:sz="0" w:space="0" w:color="auto"/>
                <w:left w:val="none" w:sz="0" w:space="0" w:color="auto"/>
                <w:bottom w:val="none" w:sz="0" w:space="0" w:color="auto"/>
                <w:right w:val="none" w:sz="0" w:space="0" w:color="auto"/>
              </w:divBdr>
            </w:div>
            <w:div w:id="965045467">
              <w:marLeft w:val="0"/>
              <w:marRight w:val="0"/>
              <w:marTop w:val="0"/>
              <w:marBottom w:val="0"/>
              <w:divBdr>
                <w:top w:val="none" w:sz="0" w:space="0" w:color="auto"/>
                <w:left w:val="none" w:sz="0" w:space="0" w:color="auto"/>
                <w:bottom w:val="none" w:sz="0" w:space="0" w:color="auto"/>
                <w:right w:val="none" w:sz="0" w:space="0" w:color="auto"/>
              </w:divBdr>
            </w:div>
            <w:div w:id="1136796545">
              <w:marLeft w:val="0"/>
              <w:marRight w:val="0"/>
              <w:marTop w:val="0"/>
              <w:marBottom w:val="0"/>
              <w:divBdr>
                <w:top w:val="none" w:sz="0" w:space="0" w:color="auto"/>
                <w:left w:val="none" w:sz="0" w:space="0" w:color="auto"/>
                <w:bottom w:val="none" w:sz="0" w:space="0" w:color="auto"/>
                <w:right w:val="none" w:sz="0" w:space="0" w:color="auto"/>
              </w:divBdr>
            </w:div>
            <w:div w:id="1601910461">
              <w:marLeft w:val="0"/>
              <w:marRight w:val="0"/>
              <w:marTop w:val="0"/>
              <w:marBottom w:val="0"/>
              <w:divBdr>
                <w:top w:val="none" w:sz="0" w:space="0" w:color="auto"/>
                <w:left w:val="none" w:sz="0" w:space="0" w:color="auto"/>
                <w:bottom w:val="none" w:sz="0" w:space="0" w:color="auto"/>
                <w:right w:val="none" w:sz="0" w:space="0" w:color="auto"/>
              </w:divBdr>
            </w:div>
            <w:div w:id="2116092313">
              <w:marLeft w:val="0"/>
              <w:marRight w:val="0"/>
              <w:marTop w:val="0"/>
              <w:marBottom w:val="0"/>
              <w:divBdr>
                <w:top w:val="none" w:sz="0" w:space="0" w:color="auto"/>
                <w:left w:val="none" w:sz="0" w:space="0" w:color="auto"/>
                <w:bottom w:val="none" w:sz="0" w:space="0" w:color="auto"/>
                <w:right w:val="none" w:sz="0" w:space="0" w:color="auto"/>
              </w:divBdr>
            </w:div>
          </w:divsChild>
        </w:div>
        <w:div w:id="1099109226">
          <w:marLeft w:val="0"/>
          <w:marRight w:val="0"/>
          <w:marTop w:val="0"/>
          <w:marBottom w:val="0"/>
          <w:divBdr>
            <w:top w:val="none" w:sz="0" w:space="0" w:color="auto"/>
            <w:left w:val="none" w:sz="0" w:space="0" w:color="auto"/>
            <w:bottom w:val="none" w:sz="0" w:space="0" w:color="auto"/>
            <w:right w:val="none" w:sz="0" w:space="0" w:color="auto"/>
          </w:divBdr>
          <w:divsChild>
            <w:div w:id="151607890">
              <w:marLeft w:val="0"/>
              <w:marRight w:val="0"/>
              <w:marTop w:val="0"/>
              <w:marBottom w:val="0"/>
              <w:divBdr>
                <w:top w:val="none" w:sz="0" w:space="0" w:color="auto"/>
                <w:left w:val="none" w:sz="0" w:space="0" w:color="auto"/>
                <w:bottom w:val="none" w:sz="0" w:space="0" w:color="auto"/>
                <w:right w:val="none" w:sz="0" w:space="0" w:color="auto"/>
              </w:divBdr>
            </w:div>
            <w:div w:id="163253008">
              <w:marLeft w:val="0"/>
              <w:marRight w:val="0"/>
              <w:marTop w:val="0"/>
              <w:marBottom w:val="0"/>
              <w:divBdr>
                <w:top w:val="none" w:sz="0" w:space="0" w:color="auto"/>
                <w:left w:val="none" w:sz="0" w:space="0" w:color="auto"/>
                <w:bottom w:val="none" w:sz="0" w:space="0" w:color="auto"/>
                <w:right w:val="none" w:sz="0" w:space="0" w:color="auto"/>
              </w:divBdr>
            </w:div>
            <w:div w:id="424574276">
              <w:marLeft w:val="0"/>
              <w:marRight w:val="0"/>
              <w:marTop w:val="0"/>
              <w:marBottom w:val="0"/>
              <w:divBdr>
                <w:top w:val="none" w:sz="0" w:space="0" w:color="auto"/>
                <w:left w:val="none" w:sz="0" w:space="0" w:color="auto"/>
                <w:bottom w:val="none" w:sz="0" w:space="0" w:color="auto"/>
                <w:right w:val="none" w:sz="0" w:space="0" w:color="auto"/>
              </w:divBdr>
            </w:div>
            <w:div w:id="794178120">
              <w:marLeft w:val="0"/>
              <w:marRight w:val="0"/>
              <w:marTop w:val="0"/>
              <w:marBottom w:val="0"/>
              <w:divBdr>
                <w:top w:val="none" w:sz="0" w:space="0" w:color="auto"/>
                <w:left w:val="none" w:sz="0" w:space="0" w:color="auto"/>
                <w:bottom w:val="none" w:sz="0" w:space="0" w:color="auto"/>
                <w:right w:val="none" w:sz="0" w:space="0" w:color="auto"/>
              </w:divBdr>
            </w:div>
            <w:div w:id="1158687485">
              <w:marLeft w:val="0"/>
              <w:marRight w:val="0"/>
              <w:marTop w:val="0"/>
              <w:marBottom w:val="0"/>
              <w:divBdr>
                <w:top w:val="none" w:sz="0" w:space="0" w:color="auto"/>
                <w:left w:val="none" w:sz="0" w:space="0" w:color="auto"/>
                <w:bottom w:val="none" w:sz="0" w:space="0" w:color="auto"/>
                <w:right w:val="none" w:sz="0" w:space="0" w:color="auto"/>
              </w:divBdr>
            </w:div>
          </w:divsChild>
        </w:div>
        <w:div w:id="1764572124">
          <w:marLeft w:val="0"/>
          <w:marRight w:val="0"/>
          <w:marTop w:val="0"/>
          <w:marBottom w:val="0"/>
          <w:divBdr>
            <w:top w:val="none" w:sz="0" w:space="0" w:color="auto"/>
            <w:left w:val="none" w:sz="0" w:space="0" w:color="auto"/>
            <w:bottom w:val="none" w:sz="0" w:space="0" w:color="auto"/>
            <w:right w:val="none" w:sz="0" w:space="0" w:color="auto"/>
          </w:divBdr>
          <w:divsChild>
            <w:div w:id="55789215">
              <w:marLeft w:val="0"/>
              <w:marRight w:val="0"/>
              <w:marTop w:val="0"/>
              <w:marBottom w:val="0"/>
              <w:divBdr>
                <w:top w:val="none" w:sz="0" w:space="0" w:color="auto"/>
                <w:left w:val="none" w:sz="0" w:space="0" w:color="auto"/>
                <w:bottom w:val="none" w:sz="0" w:space="0" w:color="auto"/>
                <w:right w:val="none" w:sz="0" w:space="0" w:color="auto"/>
              </w:divBdr>
            </w:div>
            <w:div w:id="326325892">
              <w:marLeft w:val="0"/>
              <w:marRight w:val="0"/>
              <w:marTop w:val="0"/>
              <w:marBottom w:val="0"/>
              <w:divBdr>
                <w:top w:val="none" w:sz="0" w:space="0" w:color="auto"/>
                <w:left w:val="none" w:sz="0" w:space="0" w:color="auto"/>
                <w:bottom w:val="none" w:sz="0" w:space="0" w:color="auto"/>
                <w:right w:val="none" w:sz="0" w:space="0" w:color="auto"/>
              </w:divBdr>
            </w:div>
            <w:div w:id="952173406">
              <w:marLeft w:val="0"/>
              <w:marRight w:val="0"/>
              <w:marTop w:val="0"/>
              <w:marBottom w:val="0"/>
              <w:divBdr>
                <w:top w:val="none" w:sz="0" w:space="0" w:color="auto"/>
                <w:left w:val="none" w:sz="0" w:space="0" w:color="auto"/>
                <w:bottom w:val="none" w:sz="0" w:space="0" w:color="auto"/>
                <w:right w:val="none" w:sz="0" w:space="0" w:color="auto"/>
              </w:divBdr>
            </w:div>
            <w:div w:id="1202476456">
              <w:marLeft w:val="0"/>
              <w:marRight w:val="0"/>
              <w:marTop w:val="0"/>
              <w:marBottom w:val="0"/>
              <w:divBdr>
                <w:top w:val="none" w:sz="0" w:space="0" w:color="auto"/>
                <w:left w:val="none" w:sz="0" w:space="0" w:color="auto"/>
                <w:bottom w:val="none" w:sz="0" w:space="0" w:color="auto"/>
                <w:right w:val="none" w:sz="0" w:space="0" w:color="auto"/>
              </w:divBdr>
            </w:div>
            <w:div w:id="16076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1737">
      <w:bodyDiv w:val="1"/>
      <w:marLeft w:val="0"/>
      <w:marRight w:val="0"/>
      <w:marTop w:val="0"/>
      <w:marBottom w:val="0"/>
      <w:divBdr>
        <w:top w:val="none" w:sz="0" w:space="0" w:color="auto"/>
        <w:left w:val="none" w:sz="0" w:space="0" w:color="auto"/>
        <w:bottom w:val="none" w:sz="0" w:space="0" w:color="auto"/>
        <w:right w:val="none" w:sz="0" w:space="0" w:color="auto"/>
      </w:divBdr>
      <w:divsChild>
        <w:div w:id="27609759">
          <w:marLeft w:val="0"/>
          <w:marRight w:val="0"/>
          <w:marTop w:val="0"/>
          <w:marBottom w:val="0"/>
          <w:divBdr>
            <w:top w:val="none" w:sz="0" w:space="0" w:color="auto"/>
            <w:left w:val="none" w:sz="0" w:space="0" w:color="auto"/>
            <w:bottom w:val="none" w:sz="0" w:space="0" w:color="auto"/>
            <w:right w:val="none" w:sz="0" w:space="0" w:color="auto"/>
          </w:divBdr>
        </w:div>
        <w:div w:id="336926452">
          <w:marLeft w:val="0"/>
          <w:marRight w:val="0"/>
          <w:marTop w:val="0"/>
          <w:marBottom w:val="0"/>
          <w:divBdr>
            <w:top w:val="none" w:sz="0" w:space="0" w:color="auto"/>
            <w:left w:val="none" w:sz="0" w:space="0" w:color="auto"/>
            <w:bottom w:val="none" w:sz="0" w:space="0" w:color="auto"/>
            <w:right w:val="none" w:sz="0" w:space="0" w:color="auto"/>
          </w:divBdr>
        </w:div>
        <w:div w:id="547839008">
          <w:marLeft w:val="0"/>
          <w:marRight w:val="0"/>
          <w:marTop w:val="0"/>
          <w:marBottom w:val="0"/>
          <w:divBdr>
            <w:top w:val="none" w:sz="0" w:space="0" w:color="auto"/>
            <w:left w:val="none" w:sz="0" w:space="0" w:color="auto"/>
            <w:bottom w:val="none" w:sz="0" w:space="0" w:color="auto"/>
            <w:right w:val="none" w:sz="0" w:space="0" w:color="auto"/>
          </w:divBdr>
        </w:div>
        <w:div w:id="1037437095">
          <w:marLeft w:val="0"/>
          <w:marRight w:val="0"/>
          <w:marTop w:val="0"/>
          <w:marBottom w:val="0"/>
          <w:divBdr>
            <w:top w:val="none" w:sz="0" w:space="0" w:color="auto"/>
            <w:left w:val="none" w:sz="0" w:space="0" w:color="auto"/>
            <w:bottom w:val="none" w:sz="0" w:space="0" w:color="auto"/>
            <w:right w:val="none" w:sz="0" w:space="0" w:color="auto"/>
          </w:divBdr>
        </w:div>
        <w:div w:id="1604845961">
          <w:marLeft w:val="0"/>
          <w:marRight w:val="0"/>
          <w:marTop w:val="0"/>
          <w:marBottom w:val="0"/>
          <w:divBdr>
            <w:top w:val="none" w:sz="0" w:space="0" w:color="auto"/>
            <w:left w:val="none" w:sz="0" w:space="0" w:color="auto"/>
            <w:bottom w:val="none" w:sz="0" w:space="0" w:color="auto"/>
            <w:right w:val="none" w:sz="0" w:space="0" w:color="auto"/>
          </w:divBdr>
        </w:div>
        <w:div w:id="1630277868">
          <w:marLeft w:val="0"/>
          <w:marRight w:val="0"/>
          <w:marTop w:val="0"/>
          <w:marBottom w:val="0"/>
          <w:divBdr>
            <w:top w:val="none" w:sz="0" w:space="0" w:color="auto"/>
            <w:left w:val="none" w:sz="0" w:space="0" w:color="auto"/>
            <w:bottom w:val="none" w:sz="0" w:space="0" w:color="auto"/>
            <w:right w:val="none" w:sz="0" w:space="0" w:color="auto"/>
          </w:divBdr>
        </w:div>
        <w:div w:id="1774746381">
          <w:marLeft w:val="0"/>
          <w:marRight w:val="0"/>
          <w:marTop w:val="0"/>
          <w:marBottom w:val="0"/>
          <w:divBdr>
            <w:top w:val="none" w:sz="0" w:space="0" w:color="auto"/>
            <w:left w:val="none" w:sz="0" w:space="0" w:color="auto"/>
            <w:bottom w:val="none" w:sz="0" w:space="0" w:color="auto"/>
            <w:right w:val="none" w:sz="0" w:space="0" w:color="auto"/>
          </w:divBdr>
        </w:div>
      </w:divsChild>
    </w:div>
    <w:div w:id="1579439518">
      <w:bodyDiv w:val="1"/>
      <w:marLeft w:val="0"/>
      <w:marRight w:val="0"/>
      <w:marTop w:val="0"/>
      <w:marBottom w:val="0"/>
      <w:divBdr>
        <w:top w:val="none" w:sz="0" w:space="0" w:color="auto"/>
        <w:left w:val="none" w:sz="0" w:space="0" w:color="auto"/>
        <w:bottom w:val="none" w:sz="0" w:space="0" w:color="auto"/>
        <w:right w:val="none" w:sz="0" w:space="0" w:color="auto"/>
      </w:divBdr>
      <w:divsChild>
        <w:div w:id="469833635">
          <w:marLeft w:val="0"/>
          <w:marRight w:val="0"/>
          <w:marTop w:val="0"/>
          <w:marBottom w:val="0"/>
          <w:divBdr>
            <w:top w:val="none" w:sz="0" w:space="0" w:color="auto"/>
            <w:left w:val="none" w:sz="0" w:space="0" w:color="auto"/>
            <w:bottom w:val="none" w:sz="0" w:space="0" w:color="auto"/>
            <w:right w:val="none" w:sz="0" w:space="0" w:color="auto"/>
          </w:divBdr>
        </w:div>
        <w:div w:id="861556123">
          <w:marLeft w:val="0"/>
          <w:marRight w:val="0"/>
          <w:marTop w:val="0"/>
          <w:marBottom w:val="0"/>
          <w:divBdr>
            <w:top w:val="none" w:sz="0" w:space="0" w:color="auto"/>
            <w:left w:val="none" w:sz="0" w:space="0" w:color="auto"/>
            <w:bottom w:val="none" w:sz="0" w:space="0" w:color="auto"/>
            <w:right w:val="none" w:sz="0" w:space="0" w:color="auto"/>
          </w:divBdr>
        </w:div>
        <w:div w:id="1374770850">
          <w:marLeft w:val="0"/>
          <w:marRight w:val="0"/>
          <w:marTop w:val="0"/>
          <w:marBottom w:val="0"/>
          <w:divBdr>
            <w:top w:val="none" w:sz="0" w:space="0" w:color="auto"/>
            <w:left w:val="none" w:sz="0" w:space="0" w:color="auto"/>
            <w:bottom w:val="none" w:sz="0" w:space="0" w:color="auto"/>
            <w:right w:val="none" w:sz="0" w:space="0" w:color="auto"/>
          </w:divBdr>
        </w:div>
        <w:div w:id="1938249846">
          <w:marLeft w:val="0"/>
          <w:marRight w:val="0"/>
          <w:marTop w:val="0"/>
          <w:marBottom w:val="0"/>
          <w:divBdr>
            <w:top w:val="none" w:sz="0" w:space="0" w:color="auto"/>
            <w:left w:val="none" w:sz="0" w:space="0" w:color="auto"/>
            <w:bottom w:val="none" w:sz="0" w:space="0" w:color="auto"/>
            <w:right w:val="none" w:sz="0" w:space="0" w:color="auto"/>
          </w:divBdr>
        </w:div>
      </w:divsChild>
    </w:div>
    <w:div w:id="1608343955">
      <w:bodyDiv w:val="1"/>
      <w:marLeft w:val="0"/>
      <w:marRight w:val="0"/>
      <w:marTop w:val="0"/>
      <w:marBottom w:val="0"/>
      <w:divBdr>
        <w:top w:val="none" w:sz="0" w:space="0" w:color="auto"/>
        <w:left w:val="none" w:sz="0" w:space="0" w:color="auto"/>
        <w:bottom w:val="none" w:sz="0" w:space="0" w:color="auto"/>
        <w:right w:val="none" w:sz="0" w:space="0" w:color="auto"/>
      </w:divBdr>
      <w:divsChild>
        <w:div w:id="351802037">
          <w:marLeft w:val="0"/>
          <w:marRight w:val="0"/>
          <w:marTop w:val="0"/>
          <w:marBottom w:val="0"/>
          <w:divBdr>
            <w:top w:val="none" w:sz="0" w:space="0" w:color="auto"/>
            <w:left w:val="none" w:sz="0" w:space="0" w:color="auto"/>
            <w:bottom w:val="none" w:sz="0" w:space="0" w:color="auto"/>
            <w:right w:val="none" w:sz="0" w:space="0" w:color="auto"/>
          </w:divBdr>
        </w:div>
        <w:div w:id="549805013">
          <w:marLeft w:val="0"/>
          <w:marRight w:val="0"/>
          <w:marTop w:val="0"/>
          <w:marBottom w:val="0"/>
          <w:divBdr>
            <w:top w:val="none" w:sz="0" w:space="0" w:color="auto"/>
            <w:left w:val="none" w:sz="0" w:space="0" w:color="auto"/>
            <w:bottom w:val="none" w:sz="0" w:space="0" w:color="auto"/>
            <w:right w:val="none" w:sz="0" w:space="0" w:color="auto"/>
          </w:divBdr>
        </w:div>
        <w:div w:id="897008183">
          <w:marLeft w:val="0"/>
          <w:marRight w:val="0"/>
          <w:marTop w:val="0"/>
          <w:marBottom w:val="0"/>
          <w:divBdr>
            <w:top w:val="none" w:sz="0" w:space="0" w:color="auto"/>
            <w:left w:val="none" w:sz="0" w:space="0" w:color="auto"/>
            <w:bottom w:val="none" w:sz="0" w:space="0" w:color="auto"/>
            <w:right w:val="none" w:sz="0" w:space="0" w:color="auto"/>
          </w:divBdr>
        </w:div>
      </w:divsChild>
    </w:div>
    <w:div w:id="1724716376">
      <w:bodyDiv w:val="1"/>
      <w:marLeft w:val="0"/>
      <w:marRight w:val="0"/>
      <w:marTop w:val="0"/>
      <w:marBottom w:val="0"/>
      <w:divBdr>
        <w:top w:val="none" w:sz="0" w:space="0" w:color="auto"/>
        <w:left w:val="none" w:sz="0" w:space="0" w:color="auto"/>
        <w:bottom w:val="none" w:sz="0" w:space="0" w:color="auto"/>
        <w:right w:val="none" w:sz="0" w:space="0" w:color="auto"/>
      </w:divBdr>
      <w:divsChild>
        <w:div w:id="441844519">
          <w:marLeft w:val="0"/>
          <w:marRight w:val="0"/>
          <w:marTop w:val="0"/>
          <w:marBottom w:val="0"/>
          <w:divBdr>
            <w:top w:val="none" w:sz="0" w:space="0" w:color="auto"/>
            <w:left w:val="none" w:sz="0" w:space="0" w:color="auto"/>
            <w:bottom w:val="none" w:sz="0" w:space="0" w:color="auto"/>
            <w:right w:val="none" w:sz="0" w:space="0" w:color="auto"/>
          </w:divBdr>
        </w:div>
        <w:div w:id="1027875328">
          <w:marLeft w:val="0"/>
          <w:marRight w:val="0"/>
          <w:marTop w:val="0"/>
          <w:marBottom w:val="0"/>
          <w:divBdr>
            <w:top w:val="none" w:sz="0" w:space="0" w:color="auto"/>
            <w:left w:val="none" w:sz="0" w:space="0" w:color="auto"/>
            <w:bottom w:val="none" w:sz="0" w:space="0" w:color="auto"/>
            <w:right w:val="none" w:sz="0" w:space="0" w:color="auto"/>
          </w:divBdr>
        </w:div>
        <w:div w:id="1543051446">
          <w:marLeft w:val="0"/>
          <w:marRight w:val="0"/>
          <w:marTop w:val="0"/>
          <w:marBottom w:val="0"/>
          <w:divBdr>
            <w:top w:val="none" w:sz="0" w:space="0" w:color="auto"/>
            <w:left w:val="none" w:sz="0" w:space="0" w:color="auto"/>
            <w:bottom w:val="none" w:sz="0" w:space="0" w:color="auto"/>
            <w:right w:val="none" w:sz="0" w:space="0" w:color="auto"/>
          </w:divBdr>
        </w:div>
      </w:divsChild>
    </w:div>
    <w:div w:id="1752702565">
      <w:bodyDiv w:val="1"/>
      <w:marLeft w:val="0"/>
      <w:marRight w:val="0"/>
      <w:marTop w:val="0"/>
      <w:marBottom w:val="0"/>
      <w:divBdr>
        <w:top w:val="none" w:sz="0" w:space="0" w:color="auto"/>
        <w:left w:val="none" w:sz="0" w:space="0" w:color="auto"/>
        <w:bottom w:val="none" w:sz="0" w:space="0" w:color="auto"/>
        <w:right w:val="none" w:sz="0" w:space="0" w:color="auto"/>
      </w:divBdr>
      <w:divsChild>
        <w:div w:id="128129402">
          <w:marLeft w:val="0"/>
          <w:marRight w:val="0"/>
          <w:marTop w:val="0"/>
          <w:marBottom w:val="0"/>
          <w:divBdr>
            <w:top w:val="none" w:sz="0" w:space="0" w:color="auto"/>
            <w:left w:val="none" w:sz="0" w:space="0" w:color="auto"/>
            <w:bottom w:val="none" w:sz="0" w:space="0" w:color="auto"/>
            <w:right w:val="none" w:sz="0" w:space="0" w:color="auto"/>
          </w:divBdr>
        </w:div>
        <w:div w:id="1412966166">
          <w:marLeft w:val="0"/>
          <w:marRight w:val="0"/>
          <w:marTop w:val="0"/>
          <w:marBottom w:val="0"/>
          <w:divBdr>
            <w:top w:val="none" w:sz="0" w:space="0" w:color="auto"/>
            <w:left w:val="none" w:sz="0" w:space="0" w:color="auto"/>
            <w:bottom w:val="none" w:sz="0" w:space="0" w:color="auto"/>
            <w:right w:val="none" w:sz="0" w:space="0" w:color="auto"/>
          </w:divBdr>
        </w:div>
        <w:div w:id="1704092128">
          <w:marLeft w:val="0"/>
          <w:marRight w:val="0"/>
          <w:marTop w:val="0"/>
          <w:marBottom w:val="0"/>
          <w:divBdr>
            <w:top w:val="none" w:sz="0" w:space="0" w:color="auto"/>
            <w:left w:val="none" w:sz="0" w:space="0" w:color="auto"/>
            <w:bottom w:val="none" w:sz="0" w:space="0" w:color="auto"/>
            <w:right w:val="none" w:sz="0" w:space="0" w:color="auto"/>
          </w:divBdr>
        </w:div>
        <w:div w:id="1825122459">
          <w:marLeft w:val="0"/>
          <w:marRight w:val="0"/>
          <w:marTop w:val="0"/>
          <w:marBottom w:val="0"/>
          <w:divBdr>
            <w:top w:val="none" w:sz="0" w:space="0" w:color="auto"/>
            <w:left w:val="none" w:sz="0" w:space="0" w:color="auto"/>
            <w:bottom w:val="none" w:sz="0" w:space="0" w:color="auto"/>
            <w:right w:val="none" w:sz="0" w:space="0" w:color="auto"/>
          </w:divBdr>
        </w:div>
        <w:div w:id="1980070139">
          <w:marLeft w:val="0"/>
          <w:marRight w:val="0"/>
          <w:marTop w:val="0"/>
          <w:marBottom w:val="0"/>
          <w:divBdr>
            <w:top w:val="none" w:sz="0" w:space="0" w:color="auto"/>
            <w:left w:val="none" w:sz="0" w:space="0" w:color="auto"/>
            <w:bottom w:val="none" w:sz="0" w:space="0" w:color="auto"/>
            <w:right w:val="none" w:sz="0" w:space="0" w:color="auto"/>
          </w:divBdr>
        </w:div>
      </w:divsChild>
    </w:div>
    <w:div w:id="1776366450">
      <w:bodyDiv w:val="1"/>
      <w:marLeft w:val="0"/>
      <w:marRight w:val="0"/>
      <w:marTop w:val="0"/>
      <w:marBottom w:val="0"/>
      <w:divBdr>
        <w:top w:val="none" w:sz="0" w:space="0" w:color="auto"/>
        <w:left w:val="none" w:sz="0" w:space="0" w:color="auto"/>
        <w:bottom w:val="none" w:sz="0" w:space="0" w:color="auto"/>
        <w:right w:val="none" w:sz="0" w:space="0" w:color="auto"/>
      </w:divBdr>
      <w:divsChild>
        <w:div w:id="10231576">
          <w:marLeft w:val="0"/>
          <w:marRight w:val="0"/>
          <w:marTop w:val="0"/>
          <w:marBottom w:val="0"/>
          <w:divBdr>
            <w:top w:val="none" w:sz="0" w:space="0" w:color="auto"/>
            <w:left w:val="none" w:sz="0" w:space="0" w:color="auto"/>
            <w:bottom w:val="none" w:sz="0" w:space="0" w:color="auto"/>
            <w:right w:val="none" w:sz="0" w:space="0" w:color="auto"/>
          </w:divBdr>
        </w:div>
        <w:div w:id="525826760">
          <w:marLeft w:val="0"/>
          <w:marRight w:val="0"/>
          <w:marTop w:val="0"/>
          <w:marBottom w:val="0"/>
          <w:divBdr>
            <w:top w:val="none" w:sz="0" w:space="0" w:color="auto"/>
            <w:left w:val="none" w:sz="0" w:space="0" w:color="auto"/>
            <w:bottom w:val="none" w:sz="0" w:space="0" w:color="auto"/>
            <w:right w:val="none" w:sz="0" w:space="0" w:color="auto"/>
          </w:divBdr>
        </w:div>
        <w:div w:id="1733499479">
          <w:marLeft w:val="0"/>
          <w:marRight w:val="0"/>
          <w:marTop w:val="0"/>
          <w:marBottom w:val="0"/>
          <w:divBdr>
            <w:top w:val="none" w:sz="0" w:space="0" w:color="auto"/>
            <w:left w:val="none" w:sz="0" w:space="0" w:color="auto"/>
            <w:bottom w:val="none" w:sz="0" w:space="0" w:color="auto"/>
            <w:right w:val="none" w:sz="0" w:space="0" w:color="auto"/>
          </w:divBdr>
        </w:div>
      </w:divsChild>
    </w:div>
    <w:div w:id="1861814386">
      <w:bodyDiv w:val="1"/>
      <w:marLeft w:val="0"/>
      <w:marRight w:val="0"/>
      <w:marTop w:val="0"/>
      <w:marBottom w:val="0"/>
      <w:divBdr>
        <w:top w:val="none" w:sz="0" w:space="0" w:color="auto"/>
        <w:left w:val="none" w:sz="0" w:space="0" w:color="auto"/>
        <w:bottom w:val="none" w:sz="0" w:space="0" w:color="auto"/>
        <w:right w:val="none" w:sz="0" w:space="0" w:color="auto"/>
      </w:divBdr>
      <w:divsChild>
        <w:div w:id="54665844">
          <w:marLeft w:val="0"/>
          <w:marRight w:val="0"/>
          <w:marTop w:val="0"/>
          <w:marBottom w:val="0"/>
          <w:divBdr>
            <w:top w:val="none" w:sz="0" w:space="0" w:color="auto"/>
            <w:left w:val="none" w:sz="0" w:space="0" w:color="auto"/>
            <w:bottom w:val="none" w:sz="0" w:space="0" w:color="auto"/>
            <w:right w:val="none" w:sz="0" w:space="0" w:color="auto"/>
          </w:divBdr>
        </w:div>
        <w:div w:id="245573879">
          <w:marLeft w:val="0"/>
          <w:marRight w:val="0"/>
          <w:marTop w:val="0"/>
          <w:marBottom w:val="0"/>
          <w:divBdr>
            <w:top w:val="none" w:sz="0" w:space="0" w:color="auto"/>
            <w:left w:val="none" w:sz="0" w:space="0" w:color="auto"/>
            <w:bottom w:val="none" w:sz="0" w:space="0" w:color="auto"/>
            <w:right w:val="none" w:sz="0" w:space="0" w:color="auto"/>
          </w:divBdr>
        </w:div>
        <w:div w:id="395935322">
          <w:marLeft w:val="0"/>
          <w:marRight w:val="0"/>
          <w:marTop w:val="0"/>
          <w:marBottom w:val="0"/>
          <w:divBdr>
            <w:top w:val="none" w:sz="0" w:space="0" w:color="auto"/>
            <w:left w:val="none" w:sz="0" w:space="0" w:color="auto"/>
            <w:bottom w:val="none" w:sz="0" w:space="0" w:color="auto"/>
            <w:right w:val="none" w:sz="0" w:space="0" w:color="auto"/>
          </w:divBdr>
        </w:div>
        <w:div w:id="400105016">
          <w:marLeft w:val="0"/>
          <w:marRight w:val="0"/>
          <w:marTop w:val="0"/>
          <w:marBottom w:val="0"/>
          <w:divBdr>
            <w:top w:val="none" w:sz="0" w:space="0" w:color="auto"/>
            <w:left w:val="none" w:sz="0" w:space="0" w:color="auto"/>
            <w:bottom w:val="none" w:sz="0" w:space="0" w:color="auto"/>
            <w:right w:val="none" w:sz="0" w:space="0" w:color="auto"/>
          </w:divBdr>
        </w:div>
        <w:div w:id="480580585">
          <w:marLeft w:val="0"/>
          <w:marRight w:val="0"/>
          <w:marTop w:val="0"/>
          <w:marBottom w:val="0"/>
          <w:divBdr>
            <w:top w:val="none" w:sz="0" w:space="0" w:color="auto"/>
            <w:left w:val="none" w:sz="0" w:space="0" w:color="auto"/>
            <w:bottom w:val="none" w:sz="0" w:space="0" w:color="auto"/>
            <w:right w:val="none" w:sz="0" w:space="0" w:color="auto"/>
          </w:divBdr>
          <w:divsChild>
            <w:div w:id="1349139968">
              <w:marLeft w:val="-75"/>
              <w:marRight w:val="0"/>
              <w:marTop w:val="30"/>
              <w:marBottom w:val="30"/>
              <w:divBdr>
                <w:top w:val="none" w:sz="0" w:space="0" w:color="auto"/>
                <w:left w:val="none" w:sz="0" w:space="0" w:color="auto"/>
                <w:bottom w:val="none" w:sz="0" w:space="0" w:color="auto"/>
                <w:right w:val="none" w:sz="0" w:space="0" w:color="auto"/>
              </w:divBdr>
              <w:divsChild>
                <w:div w:id="288978502">
                  <w:marLeft w:val="0"/>
                  <w:marRight w:val="0"/>
                  <w:marTop w:val="0"/>
                  <w:marBottom w:val="0"/>
                  <w:divBdr>
                    <w:top w:val="none" w:sz="0" w:space="0" w:color="auto"/>
                    <w:left w:val="none" w:sz="0" w:space="0" w:color="auto"/>
                    <w:bottom w:val="none" w:sz="0" w:space="0" w:color="auto"/>
                    <w:right w:val="none" w:sz="0" w:space="0" w:color="auto"/>
                  </w:divBdr>
                  <w:divsChild>
                    <w:div w:id="1467967132">
                      <w:marLeft w:val="0"/>
                      <w:marRight w:val="0"/>
                      <w:marTop w:val="0"/>
                      <w:marBottom w:val="0"/>
                      <w:divBdr>
                        <w:top w:val="none" w:sz="0" w:space="0" w:color="auto"/>
                        <w:left w:val="none" w:sz="0" w:space="0" w:color="auto"/>
                        <w:bottom w:val="none" w:sz="0" w:space="0" w:color="auto"/>
                        <w:right w:val="none" w:sz="0" w:space="0" w:color="auto"/>
                      </w:divBdr>
                    </w:div>
                  </w:divsChild>
                </w:div>
                <w:div w:id="602030051">
                  <w:marLeft w:val="0"/>
                  <w:marRight w:val="0"/>
                  <w:marTop w:val="0"/>
                  <w:marBottom w:val="0"/>
                  <w:divBdr>
                    <w:top w:val="none" w:sz="0" w:space="0" w:color="auto"/>
                    <w:left w:val="none" w:sz="0" w:space="0" w:color="auto"/>
                    <w:bottom w:val="none" w:sz="0" w:space="0" w:color="auto"/>
                    <w:right w:val="none" w:sz="0" w:space="0" w:color="auto"/>
                  </w:divBdr>
                  <w:divsChild>
                    <w:div w:id="1349912637">
                      <w:marLeft w:val="0"/>
                      <w:marRight w:val="0"/>
                      <w:marTop w:val="0"/>
                      <w:marBottom w:val="0"/>
                      <w:divBdr>
                        <w:top w:val="none" w:sz="0" w:space="0" w:color="auto"/>
                        <w:left w:val="none" w:sz="0" w:space="0" w:color="auto"/>
                        <w:bottom w:val="none" w:sz="0" w:space="0" w:color="auto"/>
                        <w:right w:val="none" w:sz="0" w:space="0" w:color="auto"/>
                      </w:divBdr>
                    </w:div>
                  </w:divsChild>
                </w:div>
                <w:div w:id="751968162">
                  <w:marLeft w:val="0"/>
                  <w:marRight w:val="0"/>
                  <w:marTop w:val="0"/>
                  <w:marBottom w:val="0"/>
                  <w:divBdr>
                    <w:top w:val="none" w:sz="0" w:space="0" w:color="auto"/>
                    <w:left w:val="none" w:sz="0" w:space="0" w:color="auto"/>
                    <w:bottom w:val="none" w:sz="0" w:space="0" w:color="auto"/>
                    <w:right w:val="none" w:sz="0" w:space="0" w:color="auto"/>
                  </w:divBdr>
                  <w:divsChild>
                    <w:div w:id="1918051939">
                      <w:marLeft w:val="0"/>
                      <w:marRight w:val="0"/>
                      <w:marTop w:val="0"/>
                      <w:marBottom w:val="0"/>
                      <w:divBdr>
                        <w:top w:val="none" w:sz="0" w:space="0" w:color="auto"/>
                        <w:left w:val="none" w:sz="0" w:space="0" w:color="auto"/>
                        <w:bottom w:val="none" w:sz="0" w:space="0" w:color="auto"/>
                        <w:right w:val="none" w:sz="0" w:space="0" w:color="auto"/>
                      </w:divBdr>
                    </w:div>
                  </w:divsChild>
                </w:div>
                <w:div w:id="1165435435">
                  <w:marLeft w:val="0"/>
                  <w:marRight w:val="0"/>
                  <w:marTop w:val="0"/>
                  <w:marBottom w:val="0"/>
                  <w:divBdr>
                    <w:top w:val="none" w:sz="0" w:space="0" w:color="auto"/>
                    <w:left w:val="none" w:sz="0" w:space="0" w:color="auto"/>
                    <w:bottom w:val="none" w:sz="0" w:space="0" w:color="auto"/>
                    <w:right w:val="none" w:sz="0" w:space="0" w:color="auto"/>
                  </w:divBdr>
                  <w:divsChild>
                    <w:div w:id="504320404">
                      <w:marLeft w:val="0"/>
                      <w:marRight w:val="0"/>
                      <w:marTop w:val="0"/>
                      <w:marBottom w:val="0"/>
                      <w:divBdr>
                        <w:top w:val="none" w:sz="0" w:space="0" w:color="auto"/>
                        <w:left w:val="none" w:sz="0" w:space="0" w:color="auto"/>
                        <w:bottom w:val="none" w:sz="0" w:space="0" w:color="auto"/>
                        <w:right w:val="none" w:sz="0" w:space="0" w:color="auto"/>
                      </w:divBdr>
                    </w:div>
                  </w:divsChild>
                </w:div>
                <w:div w:id="1710452488">
                  <w:marLeft w:val="0"/>
                  <w:marRight w:val="0"/>
                  <w:marTop w:val="0"/>
                  <w:marBottom w:val="0"/>
                  <w:divBdr>
                    <w:top w:val="none" w:sz="0" w:space="0" w:color="auto"/>
                    <w:left w:val="none" w:sz="0" w:space="0" w:color="auto"/>
                    <w:bottom w:val="none" w:sz="0" w:space="0" w:color="auto"/>
                    <w:right w:val="none" w:sz="0" w:space="0" w:color="auto"/>
                  </w:divBdr>
                  <w:divsChild>
                    <w:div w:id="1760977145">
                      <w:marLeft w:val="0"/>
                      <w:marRight w:val="0"/>
                      <w:marTop w:val="0"/>
                      <w:marBottom w:val="0"/>
                      <w:divBdr>
                        <w:top w:val="none" w:sz="0" w:space="0" w:color="auto"/>
                        <w:left w:val="none" w:sz="0" w:space="0" w:color="auto"/>
                        <w:bottom w:val="none" w:sz="0" w:space="0" w:color="auto"/>
                        <w:right w:val="none" w:sz="0" w:space="0" w:color="auto"/>
                      </w:divBdr>
                    </w:div>
                  </w:divsChild>
                </w:div>
                <w:div w:id="1744983935">
                  <w:marLeft w:val="0"/>
                  <w:marRight w:val="0"/>
                  <w:marTop w:val="0"/>
                  <w:marBottom w:val="0"/>
                  <w:divBdr>
                    <w:top w:val="none" w:sz="0" w:space="0" w:color="auto"/>
                    <w:left w:val="none" w:sz="0" w:space="0" w:color="auto"/>
                    <w:bottom w:val="none" w:sz="0" w:space="0" w:color="auto"/>
                    <w:right w:val="none" w:sz="0" w:space="0" w:color="auto"/>
                  </w:divBdr>
                  <w:divsChild>
                    <w:div w:id="6616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7695">
          <w:marLeft w:val="0"/>
          <w:marRight w:val="0"/>
          <w:marTop w:val="0"/>
          <w:marBottom w:val="0"/>
          <w:divBdr>
            <w:top w:val="none" w:sz="0" w:space="0" w:color="auto"/>
            <w:left w:val="none" w:sz="0" w:space="0" w:color="auto"/>
            <w:bottom w:val="none" w:sz="0" w:space="0" w:color="auto"/>
            <w:right w:val="none" w:sz="0" w:space="0" w:color="auto"/>
          </w:divBdr>
        </w:div>
        <w:div w:id="690837819">
          <w:marLeft w:val="0"/>
          <w:marRight w:val="0"/>
          <w:marTop w:val="0"/>
          <w:marBottom w:val="0"/>
          <w:divBdr>
            <w:top w:val="none" w:sz="0" w:space="0" w:color="auto"/>
            <w:left w:val="none" w:sz="0" w:space="0" w:color="auto"/>
            <w:bottom w:val="none" w:sz="0" w:space="0" w:color="auto"/>
            <w:right w:val="none" w:sz="0" w:space="0" w:color="auto"/>
          </w:divBdr>
        </w:div>
        <w:div w:id="719549409">
          <w:marLeft w:val="0"/>
          <w:marRight w:val="0"/>
          <w:marTop w:val="0"/>
          <w:marBottom w:val="0"/>
          <w:divBdr>
            <w:top w:val="none" w:sz="0" w:space="0" w:color="auto"/>
            <w:left w:val="none" w:sz="0" w:space="0" w:color="auto"/>
            <w:bottom w:val="none" w:sz="0" w:space="0" w:color="auto"/>
            <w:right w:val="none" w:sz="0" w:space="0" w:color="auto"/>
          </w:divBdr>
        </w:div>
        <w:div w:id="1185244774">
          <w:marLeft w:val="0"/>
          <w:marRight w:val="0"/>
          <w:marTop w:val="0"/>
          <w:marBottom w:val="0"/>
          <w:divBdr>
            <w:top w:val="none" w:sz="0" w:space="0" w:color="auto"/>
            <w:left w:val="none" w:sz="0" w:space="0" w:color="auto"/>
            <w:bottom w:val="none" w:sz="0" w:space="0" w:color="auto"/>
            <w:right w:val="none" w:sz="0" w:space="0" w:color="auto"/>
          </w:divBdr>
        </w:div>
        <w:div w:id="2014913755">
          <w:marLeft w:val="0"/>
          <w:marRight w:val="0"/>
          <w:marTop w:val="0"/>
          <w:marBottom w:val="0"/>
          <w:divBdr>
            <w:top w:val="none" w:sz="0" w:space="0" w:color="auto"/>
            <w:left w:val="none" w:sz="0" w:space="0" w:color="auto"/>
            <w:bottom w:val="none" w:sz="0" w:space="0" w:color="auto"/>
            <w:right w:val="none" w:sz="0" w:space="0" w:color="auto"/>
          </w:divBdr>
        </w:div>
      </w:divsChild>
    </w:div>
    <w:div w:id="1871338231">
      <w:bodyDiv w:val="1"/>
      <w:marLeft w:val="0"/>
      <w:marRight w:val="0"/>
      <w:marTop w:val="0"/>
      <w:marBottom w:val="0"/>
      <w:divBdr>
        <w:top w:val="none" w:sz="0" w:space="0" w:color="auto"/>
        <w:left w:val="none" w:sz="0" w:space="0" w:color="auto"/>
        <w:bottom w:val="none" w:sz="0" w:space="0" w:color="auto"/>
        <w:right w:val="none" w:sz="0" w:space="0" w:color="auto"/>
      </w:divBdr>
      <w:divsChild>
        <w:div w:id="1237205043">
          <w:marLeft w:val="0"/>
          <w:marRight w:val="0"/>
          <w:marTop w:val="0"/>
          <w:marBottom w:val="0"/>
          <w:divBdr>
            <w:top w:val="none" w:sz="0" w:space="0" w:color="auto"/>
            <w:left w:val="none" w:sz="0" w:space="0" w:color="auto"/>
            <w:bottom w:val="none" w:sz="0" w:space="0" w:color="auto"/>
            <w:right w:val="none" w:sz="0" w:space="0" w:color="auto"/>
          </w:divBdr>
        </w:div>
        <w:div w:id="1921331697">
          <w:marLeft w:val="0"/>
          <w:marRight w:val="0"/>
          <w:marTop w:val="0"/>
          <w:marBottom w:val="0"/>
          <w:divBdr>
            <w:top w:val="none" w:sz="0" w:space="0" w:color="auto"/>
            <w:left w:val="none" w:sz="0" w:space="0" w:color="auto"/>
            <w:bottom w:val="none" w:sz="0" w:space="0" w:color="auto"/>
            <w:right w:val="none" w:sz="0" w:space="0" w:color="auto"/>
          </w:divBdr>
        </w:div>
      </w:divsChild>
    </w:div>
    <w:div w:id="1926374718">
      <w:bodyDiv w:val="1"/>
      <w:marLeft w:val="0"/>
      <w:marRight w:val="0"/>
      <w:marTop w:val="0"/>
      <w:marBottom w:val="0"/>
      <w:divBdr>
        <w:top w:val="none" w:sz="0" w:space="0" w:color="auto"/>
        <w:left w:val="none" w:sz="0" w:space="0" w:color="auto"/>
        <w:bottom w:val="none" w:sz="0" w:space="0" w:color="auto"/>
        <w:right w:val="none" w:sz="0" w:space="0" w:color="auto"/>
      </w:divBdr>
      <w:divsChild>
        <w:div w:id="36780245">
          <w:marLeft w:val="0"/>
          <w:marRight w:val="0"/>
          <w:marTop w:val="0"/>
          <w:marBottom w:val="0"/>
          <w:divBdr>
            <w:top w:val="none" w:sz="0" w:space="0" w:color="auto"/>
            <w:left w:val="none" w:sz="0" w:space="0" w:color="auto"/>
            <w:bottom w:val="none" w:sz="0" w:space="0" w:color="auto"/>
            <w:right w:val="none" w:sz="0" w:space="0" w:color="auto"/>
          </w:divBdr>
        </w:div>
        <w:div w:id="326321388">
          <w:marLeft w:val="0"/>
          <w:marRight w:val="0"/>
          <w:marTop w:val="0"/>
          <w:marBottom w:val="0"/>
          <w:divBdr>
            <w:top w:val="none" w:sz="0" w:space="0" w:color="auto"/>
            <w:left w:val="none" w:sz="0" w:space="0" w:color="auto"/>
            <w:bottom w:val="none" w:sz="0" w:space="0" w:color="auto"/>
            <w:right w:val="none" w:sz="0" w:space="0" w:color="auto"/>
          </w:divBdr>
        </w:div>
        <w:div w:id="359549365">
          <w:marLeft w:val="0"/>
          <w:marRight w:val="0"/>
          <w:marTop w:val="0"/>
          <w:marBottom w:val="0"/>
          <w:divBdr>
            <w:top w:val="none" w:sz="0" w:space="0" w:color="auto"/>
            <w:left w:val="none" w:sz="0" w:space="0" w:color="auto"/>
            <w:bottom w:val="none" w:sz="0" w:space="0" w:color="auto"/>
            <w:right w:val="none" w:sz="0" w:space="0" w:color="auto"/>
          </w:divBdr>
        </w:div>
        <w:div w:id="545947209">
          <w:marLeft w:val="0"/>
          <w:marRight w:val="0"/>
          <w:marTop w:val="0"/>
          <w:marBottom w:val="0"/>
          <w:divBdr>
            <w:top w:val="none" w:sz="0" w:space="0" w:color="auto"/>
            <w:left w:val="none" w:sz="0" w:space="0" w:color="auto"/>
            <w:bottom w:val="none" w:sz="0" w:space="0" w:color="auto"/>
            <w:right w:val="none" w:sz="0" w:space="0" w:color="auto"/>
          </w:divBdr>
        </w:div>
        <w:div w:id="954098755">
          <w:marLeft w:val="0"/>
          <w:marRight w:val="0"/>
          <w:marTop w:val="0"/>
          <w:marBottom w:val="0"/>
          <w:divBdr>
            <w:top w:val="none" w:sz="0" w:space="0" w:color="auto"/>
            <w:left w:val="none" w:sz="0" w:space="0" w:color="auto"/>
            <w:bottom w:val="none" w:sz="0" w:space="0" w:color="auto"/>
            <w:right w:val="none" w:sz="0" w:space="0" w:color="auto"/>
          </w:divBdr>
        </w:div>
        <w:div w:id="1055813170">
          <w:marLeft w:val="0"/>
          <w:marRight w:val="0"/>
          <w:marTop w:val="0"/>
          <w:marBottom w:val="0"/>
          <w:divBdr>
            <w:top w:val="none" w:sz="0" w:space="0" w:color="auto"/>
            <w:left w:val="none" w:sz="0" w:space="0" w:color="auto"/>
            <w:bottom w:val="none" w:sz="0" w:space="0" w:color="auto"/>
            <w:right w:val="none" w:sz="0" w:space="0" w:color="auto"/>
          </w:divBdr>
        </w:div>
        <w:div w:id="1129710040">
          <w:marLeft w:val="0"/>
          <w:marRight w:val="0"/>
          <w:marTop w:val="0"/>
          <w:marBottom w:val="0"/>
          <w:divBdr>
            <w:top w:val="none" w:sz="0" w:space="0" w:color="auto"/>
            <w:left w:val="none" w:sz="0" w:space="0" w:color="auto"/>
            <w:bottom w:val="none" w:sz="0" w:space="0" w:color="auto"/>
            <w:right w:val="none" w:sz="0" w:space="0" w:color="auto"/>
          </w:divBdr>
        </w:div>
        <w:div w:id="1305815968">
          <w:marLeft w:val="0"/>
          <w:marRight w:val="0"/>
          <w:marTop w:val="0"/>
          <w:marBottom w:val="0"/>
          <w:divBdr>
            <w:top w:val="none" w:sz="0" w:space="0" w:color="auto"/>
            <w:left w:val="none" w:sz="0" w:space="0" w:color="auto"/>
            <w:bottom w:val="none" w:sz="0" w:space="0" w:color="auto"/>
            <w:right w:val="none" w:sz="0" w:space="0" w:color="auto"/>
          </w:divBdr>
        </w:div>
        <w:div w:id="1320228454">
          <w:marLeft w:val="0"/>
          <w:marRight w:val="0"/>
          <w:marTop w:val="0"/>
          <w:marBottom w:val="0"/>
          <w:divBdr>
            <w:top w:val="none" w:sz="0" w:space="0" w:color="auto"/>
            <w:left w:val="none" w:sz="0" w:space="0" w:color="auto"/>
            <w:bottom w:val="none" w:sz="0" w:space="0" w:color="auto"/>
            <w:right w:val="none" w:sz="0" w:space="0" w:color="auto"/>
          </w:divBdr>
        </w:div>
        <w:div w:id="1451437405">
          <w:marLeft w:val="0"/>
          <w:marRight w:val="0"/>
          <w:marTop w:val="0"/>
          <w:marBottom w:val="0"/>
          <w:divBdr>
            <w:top w:val="none" w:sz="0" w:space="0" w:color="auto"/>
            <w:left w:val="none" w:sz="0" w:space="0" w:color="auto"/>
            <w:bottom w:val="none" w:sz="0" w:space="0" w:color="auto"/>
            <w:right w:val="none" w:sz="0" w:space="0" w:color="auto"/>
          </w:divBdr>
        </w:div>
        <w:div w:id="1481653866">
          <w:marLeft w:val="0"/>
          <w:marRight w:val="0"/>
          <w:marTop w:val="0"/>
          <w:marBottom w:val="0"/>
          <w:divBdr>
            <w:top w:val="none" w:sz="0" w:space="0" w:color="auto"/>
            <w:left w:val="none" w:sz="0" w:space="0" w:color="auto"/>
            <w:bottom w:val="none" w:sz="0" w:space="0" w:color="auto"/>
            <w:right w:val="none" w:sz="0" w:space="0" w:color="auto"/>
          </w:divBdr>
        </w:div>
        <w:div w:id="1765301740">
          <w:marLeft w:val="0"/>
          <w:marRight w:val="0"/>
          <w:marTop w:val="0"/>
          <w:marBottom w:val="0"/>
          <w:divBdr>
            <w:top w:val="none" w:sz="0" w:space="0" w:color="auto"/>
            <w:left w:val="none" w:sz="0" w:space="0" w:color="auto"/>
            <w:bottom w:val="none" w:sz="0" w:space="0" w:color="auto"/>
            <w:right w:val="none" w:sz="0" w:space="0" w:color="auto"/>
          </w:divBdr>
        </w:div>
      </w:divsChild>
    </w:div>
    <w:div w:id="1944261276">
      <w:bodyDiv w:val="1"/>
      <w:marLeft w:val="0"/>
      <w:marRight w:val="0"/>
      <w:marTop w:val="0"/>
      <w:marBottom w:val="0"/>
      <w:divBdr>
        <w:top w:val="none" w:sz="0" w:space="0" w:color="auto"/>
        <w:left w:val="none" w:sz="0" w:space="0" w:color="auto"/>
        <w:bottom w:val="none" w:sz="0" w:space="0" w:color="auto"/>
        <w:right w:val="none" w:sz="0" w:space="0" w:color="auto"/>
      </w:divBdr>
      <w:divsChild>
        <w:div w:id="73936523">
          <w:marLeft w:val="0"/>
          <w:marRight w:val="0"/>
          <w:marTop w:val="0"/>
          <w:marBottom w:val="0"/>
          <w:divBdr>
            <w:top w:val="none" w:sz="0" w:space="0" w:color="auto"/>
            <w:left w:val="none" w:sz="0" w:space="0" w:color="auto"/>
            <w:bottom w:val="none" w:sz="0" w:space="0" w:color="auto"/>
            <w:right w:val="none" w:sz="0" w:space="0" w:color="auto"/>
          </w:divBdr>
        </w:div>
        <w:div w:id="261425552">
          <w:marLeft w:val="0"/>
          <w:marRight w:val="0"/>
          <w:marTop w:val="0"/>
          <w:marBottom w:val="0"/>
          <w:divBdr>
            <w:top w:val="none" w:sz="0" w:space="0" w:color="auto"/>
            <w:left w:val="none" w:sz="0" w:space="0" w:color="auto"/>
            <w:bottom w:val="none" w:sz="0" w:space="0" w:color="auto"/>
            <w:right w:val="none" w:sz="0" w:space="0" w:color="auto"/>
          </w:divBdr>
        </w:div>
        <w:div w:id="523595710">
          <w:marLeft w:val="0"/>
          <w:marRight w:val="0"/>
          <w:marTop w:val="0"/>
          <w:marBottom w:val="0"/>
          <w:divBdr>
            <w:top w:val="none" w:sz="0" w:space="0" w:color="auto"/>
            <w:left w:val="none" w:sz="0" w:space="0" w:color="auto"/>
            <w:bottom w:val="none" w:sz="0" w:space="0" w:color="auto"/>
            <w:right w:val="none" w:sz="0" w:space="0" w:color="auto"/>
          </w:divBdr>
        </w:div>
      </w:divsChild>
    </w:div>
    <w:div w:id="1949041002">
      <w:bodyDiv w:val="1"/>
      <w:marLeft w:val="0"/>
      <w:marRight w:val="0"/>
      <w:marTop w:val="0"/>
      <w:marBottom w:val="0"/>
      <w:divBdr>
        <w:top w:val="none" w:sz="0" w:space="0" w:color="auto"/>
        <w:left w:val="none" w:sz="0" w:space="0" w:color="auto"/>
        <w:bottom w:val="none" w:sz="0" w:space="0" w:color="auto"/>
        <w:right w:val="none" w:sz="0" w:space="0" w:color="auto"/>
      </w:divBdr>
      <w:divsChild>
        <w:div w:id="161512535">
          <w:marLeft w:val="0"/>
          <w:marRight w:val="0"/>
          <w:marTop w:val="0"/>
          <w:marBottom w:val="0"/>
          <w:divBdr>
            <w:top w:val="none" w:sz="0" w:space="0" w:color="auto"/>
            <w:left w:val="none" w:sz="0" w:space="0" w:color="auto"/>
            <w:bottom w:val="none" w:sz="0" w:space="0" w:color="auto"/>
            <w:right w:val="none" w:sz="0" w:space="0" w:color="auto"/>
          </w:divBdr>
        </w:div>
        <w:div w:id="818889255">
          <w:marLeft w:val="0"/>
          <w:marRight w:val="0"/>
          <w:marTop w:val="0"/>
          <w:marBottom w:val="0"/>
          <w:divBdr>
            <w:top w:val="none" w:sz="0" w:space="0" w:color="auto"/>
            <w:left w:val="none" w:sz="0" w:space="0" w:color="auto"/>
            <w:bottom w:val="none" w:sz="0" w:space="0" w:color="auto"/>
            <w:right w:val="none" w:sz="0" w:space="0" w:color="auto"/>
          </w:divBdr>
        </w:div>
        <w:div w:id="1786578023">
          <w:marLeft w:val="0"/>
          <w:marRight w:val="0"/>
          <w:marTop w:val="0"/>
          <w:marBottom w:val="0"/>
          <w:divBdr>
            <w:top w:val="none" w:sz="0" w:space="0" w:color="auto"/>
            <w:left w:val="none" w:sz="0" w:space="0" w:color="auto"/>
            <w:bottom w:val="none" w:sz="0" w:space="0" w:color="auto"/>
            <w:right w:val="none" w:sz="0" w:space="0" w:color="auto"/>
          </w:divBdr>
        </w:div>
      </w:divsChild>
    </w:div>
    <w:div w:id="1962304158">
      <w:bodyDiv w:val="1"/>
      <w:marLeft w:val="0"/>
      <w:marRight w:val="0"/>
      <w:marTop w:val="0"/>
      <w:marBottom w:val="0"/>
      <w:divBdr>
        <w:top w:val="none" w:sz="0" w:space="0" w:color="auto"/>
        <w:left w:val="none" w:sz="0" w:space="0" w:color="auto"/>
        <w:bottom w:val="none" w:sz="0" w:space="0" w:color="auto"/>
        <w:right w:val="none" w:sz="0" w:space="0" w:color="auto"/>
      </w:divBdr>
      <w:divsChild>
        <w:div w:id="1625039008">
          <w:marLeft w:val="0"/>
          <w:marRight w:val="0"/>
          <w:marTop w:val="0"/>
          <w:marBottom w:val="0"/>
          <w:divBdr>
            <w:top w:val="none" w:sz="0" w:space="0" w:color="auto"/>
            <w:left w:val="none" w:sz="0" w:space="0" w:color="auto"/>
            <w:bottom w:val="none" w:sz="0" w:space="0" w:color="auto"/>
            <w:right w:val="none" w:sz="0" w:space="0" w:color="auto"/>
          </w:divBdr>
          <w:divsChild>
            <w:div w:id="1856841490">
              <w:marLeft w:val="0"/>
              <w:marRight w:val="0"/>
              <w:marTop w:val="0"/>
              <w:marBottom w:val="0"/>
              <w:divBdr>
                <w:top w:val="none" w:sz="0" w:space="0" w:color="auto"/>
                <w:left w:val="none" w:sz="0" w:space="0" w:color="auto"/>
                <w:bottom w:val="none" w:sz="0" w:space="0" w:color="auto"/>
                <w:right w:val="none" w:sz="0" w:space="0" w:color="auto"/>
              </w:divBdr>
            </w:div>
          </w:divsChild>
        </w:div>
        <w:div w:id="2016885242">
          <w:marLeft w:val="0"/>
          <w:marRight w:val="0"/>
          <w:marTop w:val="0"/>
          <w:marBottom w:val="0"/>
          <w:divBdr>
            <w:top w:val="none" w:sz="0" w:space="0" w:color="auto"/>
            <w:left w:val="none" w:sz="0" w:space="0" w:color="auto"/>
            <w:bottom w:val="none" w:sz="0" w:space="0" w:color="auto"/>
            <w:right w:val="none" w:sz="0" w:space="0" w:color="auto"/>
          </w:divBdr>
          <w:divsChild>
            <w:div w:id="8795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627">
      <w:bodyDiv w:val="1"/>
      <w:marLeft w:val="0"/>
      <w:marRight w:val="0"/>
      <w:marTop w:val="0"/>
      <w:marBottom w:val="0"/>
      <w:divBdr>
        <w:top w:val="none" w:sz="0" w:space="0" w:color="auto"/>
        <w:left w:val="none" w:sz="0" w:space="0" w:color="auto"/>
        <w:bottom w:val="none" w:sz="0" w:space="0" w:color="auto"/>
        <w:right w:val="none" w:sz="0" w:space="0" w:color="auto"/>
      </w:divBdr>
      <w:divsChild>
        <w:div w:id="20864449">
          <w:marLeft w:val="0"/>
          <w:marRight w:val="0"/>
          <w:marTop w:val="0"/>
          <w:marBottom w:val="0"/>
          <w:divBdr>
            <w:top w:val="none" w:sz="0" w:space="0" w:color="auto"/>
            <w:left w:val="none" w:sz="0" w:space="0" w:color="auto"/>
            <w:bottom w:val="none" w:sz="0" w:space="0" w:color="auto"/>
            <w:right w:val="none" w:sz="0" w:space="0" w:color="auto"/>
          </w:divBdr>
        </w:div>
        <w:div w:id="82265614">
          <w:marLeft w:val="0"/>
          <w:marRight w:val="0"/>
          <w:marTop w:val="0"/>
          <w:marBottom w:val="0"/>
          <w:divBdr>
            <w:top w:val="none" w:sz="0" w:space="0" w:color="auto"/>
            <w:left w:val="none" w:sz="0" w:space="0" w:color="auto"/>
            <w:bottom w:val="none" w:sz="0" w:space="0" w:color="auto"/>
            <w:right w:val="none" w:sz="0" w:space="0" w:color="auto"/>
          </w:divBdr>
        </w:div>
        <w:div w:id="89469188">
          <w:marLeft w:val="0"/>
          <w:marRight w:val="0"/>
          <w:marTop w:val="0"/>
          <w:marBottom w:val="0"/>
          <w:divBdr>
            <w:top w:val="none" w:sz="0" w:space="0" w:color="auto"/>
            <w:left w:val="none" w:sz="0" w:space="0" w:color="auto"/>
            <w:bottom w:val="none" w:sz="0" w:space="0" w:color="auto"/>
            <w:right w:val="none" w:sz="0" w:space="0" w:color="auto"/>
          </w:divBdr>
        </w:div>
        <w:div w:id="163059816">
          <w:marLeft w:val="0"/>
          <w:marRight w:val="0"/>
          <w:marTop w:val="0"/>
          <w:marBottom w:val="0"/>
          <w:divBdr>
            <w:top w:val="none" w:sz="0" w:space="0" w:color="auto"/>
            <w:left w:val="none" w:sz="0" w:space="0" w:color="auto"/>
            <w:bottom w:val="none" w:sz="0" w:space="0" w:color="auto"/>
            <w:right w:val="none" w:sz="0" w:space="0" w:color="auto"/>
          </w:divBdr>
        </w:div>
        <w:div w:id="183054949">
          <w:marLeft w:val="0"/>
          <w:marRight w:val="0"/>
          <w:marTop w:val="0"/>
          <w:marBottom w:val="0"/>
          <w:divBdr>
            <w:top w:val="none" w:sz="0" w:space="0" w:color="auto"/>
            <w:left w:val="none" w:sz="0" w:space="0" w:color="auto"/>
            <w:bottom w:val="none" w:sz="0" w:space="0" w:color="auto"/>
            <w:right w:val="none" w:sz="0" w:space="0" w:color="auto"/>
          </w:divBdr>
        </w:div>
        <w:div w:id="306134658">
          <w:marLeft w:val="0"/>
          <w:marRight w:val="0"/>
          <w:marTop w:val="0"/>
          <w:marBottom w:val="0"/>
          <w:divBdr>
            <w:top w:val="none" w:sz="0" w:space="0" w:color="auto"/>
            <w:left w:val="none" w:sz="0" w:space="0" w:color="auto"/>
            <w:bottom w:val="none" w:sz="0" w:space="0" w:color="auto"/>
            <w:right w:val="none" w:sz="0" w:space="0" w:color="auto"/>
          </w:divBdr>
        </w:div>
        <w:div w:id="498810012">
          <w:marLeft w:val="0"/>
          <w:marRight w:val="0"/>
          <w:marTop w:val="0"/>
          <w:marBottom w:val="0"/>
          <w:divBdr>
            <w:top w:val="none" w:sz="0" w:space="0" w:color="auto"/>
            <w:left w:val="none" w:sz="0" w:space="0" w:color="auto"/>
            <w:bottom w:val="none" w:sz="0" w:space="0" w:color="auto"/>
            <w:right w:val="none" w:sz="0" w:space="0" w:color="auto"/>
          </w:divBdr>
        </w:div>
        <w:div w:id="665860383">
          <w:marLeft w:val="0"/>
          <w:marRight w:val="0"/>
          <w:marTop w:val="0"/>
          <w:marBottom w:val="0"/>
          <w:divBdr>
            <w:top w:val="none" w:sz="0" w:space="0" w:color="auto"/>
            <w:left w:val="none" w:sz="0" w:space="0" w:color="auto"/>
            <w:bottom w:val="none" w:sz="0" w:space="0" w:color="auto"/>
            <w:right w:val="none" w:sz="0" w:space="0" w:color="auto"/>
          </w:divBdr>
        </w:div>
        <w:div w:id="716898489">
          <w:marLeft w:val="0"/>
          <w:marRight w:val="0"/>
          <w:marTop w:val="0"/>
          <w:marBottom w:val="0"/>
          <w:divBdr>
            <w:top w:val="none" w:sz="0" w:space="0" w:color="auto"/>
            <w:left w:val="none" w:sz="0" w:space="0" w:color="auto"/>
            <w:bottom w:val="none" w:sz="0" w:space="0" w:color="auto"/>
            <w:right w:val="none" w:sz="0" w:space="0" w:color="auto"/>
          </w:divBdr>
        </w:div>
        <w:div w:id="728308669">
          <w:marLeft w:val="0"/>
          <w:marRight w:val="0"/>
          <w:marTop w:val="0"/>
          <w:marBottom w:val="0"/>
          <w:divBdr>
            <w:top w:val="none" w:sz="0" w:space="0" w:color="auto"/>
            <w:left w:val="none" w:sz="0" w:space="0" w:color="auto"/>
            <w:bottom w:val="none" w:sz="0" w:space="0" w:color="auto"/>
            <w:right w:val="none" w:sz="0" w:space="0" w:color="auto"/>
          </w:divBdr>
        </w:div>
        <w:div w:id="777793418">
          <w:marLeft w:val="0"/>
          <w:marRight w:val="0"/>
          <w:marTop w:val="0"/>
          <w:marBottom w:val="0"/>
          <w:divBdr>
            <w:top w:val="none" w:sz="0" w:space="0" w:color="auto"/>
            <w:left w:val="none" w:sz="0" w:space="0" w:color="auto"/>
            <w:bottom w:val="none" w:sz="0" w:space="0" w:color="auto"/>
            <w:right w:val="none" w:sz="0" w:space="0" w:color="auto"/>
          </w:divBdr>
        </w:div>
        <w:div w:id="800340954">
          <w:marLeft w:val="0"/>
          <w:marRight w:val="0"/>
          <w:marTop w:val="0"/>
          <w:marBottom w:val="0"/>
          <w:divBdr>
            <w:top w:val="none" w:sz="0" w:space="0" w:color="auto"/>
            <w:left w:val="none" w:sz="0" w:space="0" w:color="auto"/>
            <w:bottom w:val="none" w:sz="0" w:space="0" w:color="auto"/>
            <w:right w:val="none" w:sz="0" w:space="0" w:color="auto"/>
          </w:divBdr>
        </w:div>
        <w:div w:id="853151691">
          <w:marLeft w:val="0"/>
          <w:marRight w:val="0"/>
          <w:marTop w:val="0"/>
          <w:marBottom w:val="0"/>
          <w:divBdr>
            <w:top w:val="none" w:sz="0" w:space="0" w:color="auto"/>
            <w:left w:val="none" w:sz="0" w:space="0" w:color="auto"/>
            <w:bottom w:val="none" w:sz="0" w:space="0" w:color="auto"/>
            <w:right w:val="none" w:sz="0" w:space="0" w:color="auto"/>
          </w:divBdr>
        </w:div>
        <w:div w:id="932281143">
          <w:marLeft w:val="0"/>
          <w:marRight w:val="0"/>
          <w:marTop w:val="0"/>
          <w:marBottom w:val="0"/>
          <w:divBdr>
            <w:top w:val="none" w:sz="0" w:space="0" w:color="auto"/>
            <w:left w:val="none" w:sz="0" w:space="0" w:color="auto"/>
            <w:bottom w:val="none" w:sz="0" w:space="0" w:color="auto"/>
            <w:right w:val="none" w:sz="0" w:space="0" w:color="auto"/>
          </w:divBdr>
        </w:div>
        <w:div w:id="1059943581">
          <w:marLeft w:val="0"/>
          <w:marRight w:val="0"/>
          <w:marTop w:val="0"/>
          <w:marBottom w:val="0"/>
          <w:divBdr>
            <w:top w:val="none" w:sz="0" w:space="0" w:color="auto"/>
            <w:left w:val="none" w:sz="0" w:space="0" w:color="auto"/>
            <w:bottom w:val="none" w:sz="0" w:space="0" w:color="auto"/>
            <w:right w:val="none" w:sz="0" w:space="0" w:color="auto"/>
          </w:divBdr>
        </w:div>
        <w:div w:id="1061945561">
          <w:marLeft w:val="0"/>
          <w:marRight w:val="0"/>
          <w:marTop w:val="0"/>
          <w:marBottom w:val="0"/>
          <w:divBdr>
            <w:top w:val="none" w:sz="0" w:space="0" w:color="auto"/>
            <w:left w:val="none" w:sz="0" w:space="0" w:color="auto"/>
            <w:bottom w:val="none" w:sz="0" w:space="0" w:color="auto"/>
            <w:right w:val="none" w:sz="0" w:space="0" w:color="auto"/>
          </w:divBdr>
        </w:div>
        <w:div w:id="1152286231">
          <w:marLeft w:val="0"/>
          <w:marRight w:val="0"/>
          <w:marTop w:val="0"/>
          <w:marBottom w:val="0"/>
          <w:divBdr>
            <w:top w:val="none" w:sz="0" w:space="0" w:color="auto"/>
            <w:left w:val="none" w:sz="0" w:space="0" w:color="auto"/>
            <w:bottom w:val="none" w:sz="0" w:space="0" w:color="auto"/>
            <w:right w:val="none" w:sz="0" w:space="0" w:color="auto"/>
          </w:divBdr>
        </w:div>
        <w:div w:id="1201015223">
          <w:marLeft w:val="0"/>
          <w:marRight w:val="0"/>
          <w:marTop w:val="0"/>
          <w:marBottom w:val="0"/>
          <w:divBdr>
            <w:top w:val="none" w:sz="0" w:space="0" w:color="auto"/>
            <w:left w:val="none" w:sz="0" w:space="0" w:color="auto"/>
            <w:bottom w:val="none" w:sz="0" w:space="0" w:color="auto"/>
            <w:right w:val="none" w:sz="0" w:space="0" w:color="auto"/>
          </w:divBdr>
        </w:div>
        <w:div w:id="1218934708">
          <w:marLeft w:val="0"/>
          <w:marRight w:val="0"/>
          <w:marTop w:val="0"/>
          <w:marBottom w:val="0"/>
          <w:divBdr>
            <w:top w:val="none" w:sz="0" w:space="0" w:color="auto"/>
            <w:left w:val="none" w:sz="0" w:space="0" w:color="auto"/>
            <w:bottom w:val="none" w:sz="0" w:space="0" w:color="auto"/>
            <w:right w:val="none" w:sz="0" w:space="0" w:color="auto"/>
          </w:divBdr>
        </w:div>
        <w:div w:id="1231649982">
          <w:marLeft w:val="0"/>
          <w:marRight w:val="0"/>
          <w:marTop w:val="0"/>
          <w:marBottom w:val="0"/>
          <w:divBdr>
            <w:top w:val="none" w:sz="0" w:space="0" w:color="auto"/>
            <w:left w:val="none" w:sz="0" w:space="0" w:color="auto"/>
            <w:bottom w:val="none" w:sz="0" w:space="0" w:color="auto"/>
            <w:right w:val="none" w:sz="0" w:space="0" w:color="auto"/>
          </w:divBdr>
        </w:div>
        <w:div w:id="1336955324">
          <w:marLeft w:val="0"/>
          <w:marRight w:val="0"/>
          <w:marTop w:val="0"/>
          <w:marBottom w:val="0"/>
          <w:divBdr>
            <w:top w:val="none" w:sz="0" w:space="0" w:color="auto"/>
            <w:left w:val="none" w:sz="0" w:space="0" w:color="auto"/>
            <w:bottom w:val="none" w:sz="0" w:space="0" w:color="auto"/>
            <w:right w:val="none" w:sz="0" w:space="0" w:color="auto"/>
          </w:divBdr>
        </w:div>
        <w:div w:id="1349259024">
          <w:marLeft w:val="0"/>
          <w:marRight w:val="0"/>
          <w:marTop w:val="0"/>
          <w:marBottom w:val="0"/>
          <w:divBdr>
            <w:top w:val="none" w:sz="0" w:space="0" w:color="auto"/>
            <w:left w:val="none" w:sz="0" w:space="0" w:color="auto"/>
            <w:bottom w:val="none" w:sz="0" w:space="0" w:color="auto"/>
            <w:right w:val="none" w:sz="0" w:space="0" w:color="auto"/>
          </w:divBdr>
        </w:div>
        <w:div w:id="1382168879">
          <w:marLeft w:val="0"/>
          <w:marRight w:val="0"/>
          <w:marTop w:val="0"/>
          <w:marBottom w:val="0"/>
          <w:divBdr>
            <w:top w:val="none" w:sz="0" w:space="0" w:color="auto"/>
            <w:left w:val="none" w:sz="0" w:space="0" w:color="auto"/>
            <w:bottom w:val="none" w:sz="0" w:space="0" w:color="auto"/>
            <w:right w:val="none" w:sz="0" w:space="0" w:color="auto"/>
          </w:divBdr>
        </w:div>
        <w:div w:id="1390571290">
          <w:marLeft w:val="0"/>
          <w:marRight w:val="0"/>
          <w:marTop w:val="0"/>
          <w:marBottom w:val="0"/>
          <w:divBdr>
            <w:top w:val="none" w:sz="0" w:space="0" w:color="auto"/>
            <w:left w:val="none" w:sz="0" w:space="0" w:color="auto"/>
            <w:bottom w:val="none" w:sz="0" w:space="0" w:color="auto"/>
            <w:right w:val="none" w:sz="0" w:space="0" w:color="auto"/>
          </w:divBdr>
        </w:div>
        <w:div w:id="1403336850">
          <w:marLeft w:val="0"/>
          <w:marRight w:val="0"/>
          <w:marTop w:val="0"/>
          <w:marBottom w:val="0"/>
          <w:divBdr>
            <w:top w:val="none" w:sz="0" w:space="0" w:color="auto"/>
            <w:left w:val="none" w:sz="0" w:space="0" w:color="auto"/>
            <w:bottom w:val="none" w:sz="0" w:space="0" w:color="auto"/>
            <w:right w:val="none" w:sz="0" w:space="0" w:color="auto"/>
          </w:divBdr>
        </w:div>
        <w:div w:id="1426488546">
          <w:marLeft w:val="0"/>
          <w:marRight w:val="0"/>
          <w:marTop w:val="0"/>
          <w:marBottom w:val="0"/>
          <w:divBdr>
            <w:top w:val="none" w:sz="0" w:space="0" w:color="auto"/>
            <w:left w:val="none" w:sz="0" w:space="0" w:color="auto"/>
            <w:bottom w:val="none" w:sz="0" w:space="0" w:color="auto"/>
            <w:right w:val="none" w:sz="0" w:space="0" w:color="auto"/>
          </w:divBdr>
        </w:div>
        <w:div w:id="1429427419">
          <w:marLeft w:val="0"/>
          <w:marRight w:val="0"/>
          <w:marTop w:val="0"/>
          <w:marBottom w:val="0"/>
          <w:divBdr>
            <w:top w:val="none" w:sz="0" w:space="0" w:color="auto"/>
            <w:left w:val="none" w:sz="0" w:space="0" w:color="auto"/>
            <w:bottom w:val="none" w:sz="0" w:space="0" w:color="auto"/>
            <w:right w:val="none" w:sz="0" w:space="0" w:color="auto"/>
          </w:divBdr>
        </w:div>
        <w:div w:id="1456363867">
          <w:marLeft w:val="0"/>
          <w:marRight w:val="0"/>
          <w:marTop w:val="0"/>
          <w:marBottom w:val="0"/>
          <w:divBdr>
            <w:top w:val="none" w:sz="0" w:space="0" w:color="auto"/>
            <w:left w:val="none" w:sz="0" w:space="0" w:color="auto"/>
            <w:bottom w:val="none" w:sz="0" w:space="0" w:color="auto"/>
            <w:right w:val="none" w:sz="0" w:space="0" w:color="auto"/>
          </w:divBdr>
        </w:div>
        <w:div w:id="1576815387">
          <w:marLeft w:val="0"/>
          <w:marRight w:val="0"/>
          <w:marTop w:val="0"/>
          <w:marBottom w:val="0"/>
          <w:divBdr>
            <w:top w:val="none" w:sz="0" w:space="0" w:color="auto"/>
            <w:left w:val="none" w:sz="0" w:space="0" w:color="auto"/>
            <w:bottom w:val="none" w:sz="0" w:space="0" w:color="auto"/>
            <w:right w:val="none" w:sz="0" w:space="0" w:color="auto"/>
          </w:divBdr>
        </w:div>
        <w:div w:id="1683586203">
          <w:marLeft w:val="0"/>
          <w:marRight w:val="0"/>
          <w:marTop w:val="0"/>
          <w:marBottom w:val="0"/>
          <w:divBdr>
            <w:top w:val="none" w:sz="0" w:space="0" w:color="auto"/>
            <w:left w:val="none" w:sz="0" w:space="0" w:color="auto"/>
            <w:bottom w:val="none" w:sz="0" w:space="0" w:color="auto"/>
            <w:right w:val="none" w:sz="0" w:space="0" w:color="auto"/>
          </w:divBdr>
        </w:div>
        <w:div w:id="1742097314">
          <w:marLeft w:val="0"/>
          <w:marRight w:val="0"/>
          <w:marTop w:val="0"/>
          <w:marBottom w:val="0"/>
          <w:divBdr>
            <w:top w:val="none" w:sz="0" w:space="0" w:color="auto"/>
            <w:left w:val="none" w:sz="0" w:space="0" w:color="auto"/>
            <w:bottom w:val="none" w:sz="0" w:space="0" w:color="auto"/>
            <w:right w:val="none" w:sz="0" w:space="0" w:color="auto"/>
          </w:divBdr>
        </w:div>
        <w:div w:id="1757944410">
          <w:marLeft w:val="0"/>
          <w:marRight w:val="0"/>
          <w:marTop w:val="0"/>
          <w:marBottom w:val="0"/>
          <w:divBdr>
            <w:top w:val="none" w:sz="0" w:space="0" w:color="auto"/>
            <w:left w:val="none" w:sz="0" w:space="0" w:color="auto"/>
            <w:bottom w:val="none" w:sz="0" w:space="0" w:color="auto"/>
            <w:right w:val="none" w:sz="0" w:space="0" w:color="auto"/>
          </w:divBdr>
        </w:div>
        <w:div w:id="177393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pypi.org/project/scapy/"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netfilter.org/projects/libnetfilter"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netfilter.org/projects/libnetfilter_queue/" TargetMode="External"/><Relationship Id="rId30" Type="http://schemas.openxmlformats.org/officeDocument/2006/relationships/image" Target="media/image13.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elsa's%2520file\srs%2520-%2520els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5A45-9A4A-2049-AEDA-7610EAB5E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C:\WINDOWS\Desktop\elsa's%20file\srs%20-%20elsa.dot</Template>
  <TotalTime>0</TotalTime>
  <Pages>26</Pages>
  <Words>6096</Words>
  <Characters>36258</Characters>
  <Application>Microsoft Office Word</Application>
  <DocSecurity>0</DocSecurity>
  <Lines>302</Lines>
  <Paragraphs>84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42270</CharactersWithSpaces>
  <SharedDoc>false</SharedDoc>
  <HLinks>
    <vt:vector size="264" baseType="variant">
      <vt:variant>
        <vt:i4>6553714</vt:i4>
      </vt:variant>
      <vt:variant>
        <vt:i4>270</vt:i4>
      </vt:variant>
      <vt:variant>
        <vt:i4>0</vt:i4>
      </vt:variant>
      <vt:variant>
        <vt:i4>5</vt:i4>
      </vt:variant>
      <vt:variant>
        <vt:lpwstr>https://netfilter.org/projects/libnetfilter</vt:lpwstr>
      </vt:variant>
      <vt:variant>
        <vt:lpwstr/>
      </vt:variant>
      <vt:variant>
        <vt:i4>1310833</vt:i4>
      </vt:variant>
      <vt:variant>
        <vt:i4>267</vt:i4>
      </vt:variant>
      <vt:variant>
        <vt:i4>0</vt:i4>
      </vt:variant>
      <vt:variant>
        <vt:i4>5</vt:i4>
      </vt:variant>
      <vt:variant>
        <vt:lpwstr>https://netfilter.org/projects/libnetfilter_queue/</vt:lpwstr>
      </vt:variant>
      <vt:variant>
        <vt:lpwstr/>
      </vt:variant>
      <vt:variant>
        <vt:i4>7078004</vt:i4>
      </vt:variant>
      <vt:variant>
        <vt:i4>264</vt:i4>
      </vt:variant>
      <vt:variant>
        <vt:i4>0</vt:i4>
      </vt:variant>
      <vt:variant>
        <vt:i4>5</vt:i4>
      </vt:variant>
      <vt:variant>
        <vt:lpwstr>https://pypi.org/project/scapy/</vt:lpwstr>
      </vt:variant>
      <vt:variant>
        <vt:lpwstr/>
      </vt:variant>
      <vt:variant>
        <vt:i4>1703996</vt:i4>
      </vt:variant>
      <vt:variant>
        <vt:i4>248</vt:i4>
      </vt:variant>
      <vt:variant>
        <vt:i4>0</vt:i4>
      </vt:variant>
      <vt:variant>
        <vt:i4>5</vt:i4>
      </vt:variant>
      <vt:variant>
        <vt:lpwstr/>
      </vt:variant>
      <vt:variant>
        <vt:lpwstr>_Toc529618119</vt:lpwstr>
      </vt:variant>
      <vt:variant>
        <vt:i4>1703996</vt:i4>
      </vt:variant>
      <vt:variant>
        <vt:i4>242</vt:i4>
      </vt:variant>
      <vt:variant>
        <vt:i4>0</vt:i4>
      </vt:variant>
      <vt:variant>
        <vt:i4>5</vt:i4>
      </vt:variant>
      <vt:variant>
        <vt:lpwstr/>
      </vt:variant>
      <vt:variant>
        <vt:lpwstr>_Toc529618118</vt:lpwstr>
      </vt:variant>
      <vt:variant>
        <vt:i4>1703996</vt:i4>
      </vt:variant>
      <vt:variant>
        <vt:i4>236</vt:i4>
      </vt:variant>
      <vt:variant>
        <vt:i4>0</vt:i4>
      </vt:variant>
      <vt:variant>
        <vt:i4>5</vt:i4>
      </vt:variant>
      <vt:variant>
        <vt:lpwstr/>
      </vt:variant>
      <vt:variant>
        <vt:lpwstr>_Toc529618117</vt:lpwstr>
      </vt:variant>
      <vt:variant>
        <vt:i4>1703996</vt:i4>
      </vt:variant>
      <vt:variant>
        <vt:i4>230</vt:i4>
      </vt:variant>
      <vt:variant>
        <vt:i4>0</vt:i4>
      </vt:variant>
      <vt:variant>
        <vt:i4>5</vt:i4>
      </vt:variant>
      <vt:variant>
        <vt:lpwstr/>
      </vt:variant>
      <vt:variant>
        <vt:lpwstr>_Toc529618116</vt:lpwstr>
      </vt:variant>
      <vt:variant>
        <vt:i4>1703996</vt:i4>
      </vt:variant>
      <vt:variant>
        <vt:i4>224</vt:i4>
      </vt:variant>
      <vt:variant>
        <vt:i4>0</vt:i4>
      </vt:variant>
      <vt:variant>
        <vt:i4>5</vt:i4>
      </vt:variant>
      <vt:variant>
        <vt:lpwstr/>
      </vt:variant>
      <vt:variant>
        <vt:lpwstr>_Toc529618115</vt:lpwstr>
      </vt:variant>
      <vt:variant>
        <vt:i4>1703996</vt:i4>
      </vt:variant>
      <vt:variant>
        <vt:i4>218</vt:i4>
      </vt:variant>
      <vt:variant>
        <vt:i4>0</vt:i4>
      </vt:variant>
      <vt:variant>
        <vt:i4>5</vt:i4>
      </vt:variant>
      <vt:variant>
        <vt:lpwstr/>
      </vt:variant>
      <vt:variant>
        <vt:lpwstr>_Toc529618114</vt:lpwstr>
      </vt:variant>
      <vt:variant>
        <vt:i4>1703996</vt:i4>
      </vt:variant>
      <vt:variant>
        <vt:i4>212</vt:i4>
      </vt:variant>
      <vt:variant>
        <vt:i4>0</vt:i4>
      </vt:variant>
      <vt:variant>
        <vt:i4>5</vt:i4>
      </vt:variant>
      <vt:variant>
        <vt:lpwstr/>
      </vt:variant>
      <vt:variant>
        <vt:lpwstr>_Toc529618113</vt:lpwstr>
      </vt:variant>
      <vt:variant>
        <vt:i4>1703996</vt:i4>
      </vt:variant>
      <vt:variant>
        <vt:i4>206</vt:i4>
      </vt:variant>
      <vt:variant>
        <vt:i4>0</vt:i4>
      </vt:variant>
      <vt:variant>
        <vt:i4>5</vt:i4>
      </vt:variant>
      <vt:variant>
        <vt:lpwstr/>
      </vt:variant>
      <vt:variant>
        <vt:lpwstr>_Toc529618112</vt:lpwstr>
      </vt:variant>
      <vt:variant>
        <vt:i4>1703996</vt:i4>
      </vt:variant>
      <vt:variant>
        <vt:i4>200</vt:i4>
      </vt:variant>
      <vt:variant>
        <vt:i4>0</vt:i4>
      </vt:variant>
      <vt:variant>
        <vt:i4>5</vt:i4>
      </vt:variant>
      <vt:variant>
        <vt:lpwstr/>
      </vt:variant>
      <vt:variant>
        <vt:lpwstr>_Toc529618111</vt:lpwstr>
      </vt:variant>
      <vt:variant>
        <vt:i4>1703996</vt:i4>
      </vt:variant>
      <vt:variant>
        <vt:i4>194</vt:i4>
      </vt:variant>
      <vt:variant>
        <vt:i4>0</vt:i4>
      </vt:variant>
      <vt:variant>
        <vt:i4>5</vt:i4>
      </vt:variant>
      <vt:variant>
        <vt:lpwstr/>
      </vt:variant>
      <vt:variant>
        <vt:lpwstr>_Toc529618110</vt:lpwstr>
      </vt:variant>
      <vt:variant>
        <vt:i4>1769532</vt:i4>
      </vt:variant>
      <vt:variant>
        <vt:i4>188</vt:i4>
      </vt:variant>
      <vt:variant>
        <vt:i4>0</vt:i4>
      </vt:variant>
      <vt:variant>
        <vt:i4>5</vt:i4>
      </vt:variant>
      <vt:variant>
        <vt:lpwstr/>
      </vt:variant>
      <vt:variant>
        <vt:lpwstr>_Toc529618109</vt:lpwstr>
      </vt:variant>
      <vt:variant>
        <vt:i4>1769532</vt:i4>
      </vt:variant>
      <vt:variant>
        <vt:i4>182</vt:i4>
      </vt:variant>
      <vt:variant>
        <vt:i4>0</vt:i4>
      </vt:variant>
      <vt:variant>
        <vt:i4>5</vt:i4>
      </vt:variant>
      <vt:variant>
        <vt:lpwstr/>
      </vt:variant>
      <vt:variant>
        <vt:lpwstr>_Toc529618108</vt:lpwstr>
      </vt:variant>
      <vt:variant>
        <vt:i4>1769532</vt:i4>
      </vt:variant>
      <vt:variant>
        <vt:i4>176</vt:i4>
      </vt:variant>
      <vt:variant>
        <vt:i4>0</vt:i4>
      </vt:variant>
      <vt:variant>
        <vt:i4>5</vt:i4>
      </vt:variant>
      <vt:variant>
        <vt:lpwstr/>
      </vt:variant>
      <vt:variant>
        <vt:lpwstr>_Toc529618107</vt:lpwstr>
      </vt:variant>
      <vt:variant>
        <vt:i4>1769532</vt:i4>
      </vt:variant>
      <vt:variant>
        <vt:i4>170</vt:i4>
      </vt:variant>
      <vt:variant>
        <vt:i4>0</vt:i4>
      </vt:variant>
      <vt:variant>
        <vt:i4>5</vt:i4>
      </vt:variant>
      <vt:variant>
        <vt:lpwstr/>
      </vt:variant>
      <vt:variant>
        <vt:lpwstr>_Toc529618106</vt:lpwstr>
      </vt:variant>
      <vt:variant>
        <vt:i4>1769532</vt:i4>
      </vt:variant>
      <vt:variant>
        <vt:i4>164</vt:i4>
      </vt:variant>
      <vt:variant>
        <vt:i4>0</vt:i4>
      </vt:variant>
      <vt:variant>
        <vt:i4>5</vt:i4>
      </vt:variant>
      <vt:variant>
        <vt:lpwstr/>
      </vt:variant>
      <vt:variant>
        <vt:lpwstr>_Toc529618105</vt:lpwstr>
      </vt:variant>
      <vt:variant>
        <vt:i4>1769532</vt:i4>
      </vt:variant>
      <vt:variant>
        <vt:i4>158</vt:i4>
      </vt:variant>
      <vt:variant>
        <vt:i4>0</vt:i4>
      </vt:variant>
      <vt:variant>
        <vt:i4>5</vt:i4>
      </vt:variant>
      <vt:variant>
        <vt:lpwstr/>
      </vt:variant>
      <vt:variant>
        <vt:lpwstr>_Toc529618104</vt:lpwstr>
      </vt:variant>
      <vt:variant>
        <vt:i4>1769532</vt:i4>
      </vt:variant>
      <vt:variant>
        <vt:i4>152</vt:i4>
      </vt:variant>
      <vt:variant>
        <vt:i4>0</vt:i4>
      </vt:variant>
      <vt:variant>
        <vt:i4>5</vt:i4>
      </vt:variant>
      <vt:variant>
        <vt:lpwstr/>
      </vt:variant>
      <vt:variant>
        <vt:lpwstr>_Toc529618103</vt:lpwstr>
      </vt:variant>
      <vt:variant>
        <vt:i4>1769532</vt:i4>
      </vt:variant>
      <vt:variant>
        <vt:i4>146</vt:i4>
      </vt:variant>
      <vt:variant>
        <vt:i4>0</vt:i4>
      </vt:variant>
      <vt:variant>
        <vt:i4>5</vt:i4>
      </vt:variant>
      <vt:variant>
        <vt:lpwstr/>
      </vt:variant>
      <vt:variant>
        <vt:lpwstr>_Toc529618102</vt:lpwstr>
      </vt:variant>
      <vt:variant>
        <vt:i4>1769532</vt:i4>
      </vt:variant>
      <vt:variant>
        <vt:i4>140</vt:i4>
      </vt:variant>
      <vt:variant>
        <vt:i4>0</vt:i4>
      </vt:variant>
      <vt:variant>
        <vt:i4>5</vt:i4>
      </vt:variant>
      <vt:variant>
        <vt:lpwstr/>
      </vt:variant>
      <vt:variant>
        <vt:lpwstr>_Toc529618101</vt:lpwstr>
      </vt:variant>
      <vt:variant>
        <vt:i4>1769532</vt:i4>
      </vt:variant>
      <vt:variant>
        <vt:i4>134</vt:i4>
      </vt:variant>
      <vt:variant>
        <vt:i4>0</vt:i4>
      </vt:variant>
      <vt:variant>
        <vt:i4>5</vt:i4>
      </vt:variant>
      <vt:variant>
        <vt:lpwstr/>
      </vt:variant>
      <vt:variant>
        <vt:lpwstr>_Toc529618100</vt:lpwstr>
      </vt:variant>
      <vt:variant>
        <vt:i4>1179709</vt:i4>
      </vt:variant>
      <vt:variant>
        <vt:i4>128</vt:i4>
      </vt:variant>
      <vt:variant>
        <vt:i4>0</vt:i4>
      </vt:variant>
      <vt:variant>
        <vt:i4>5</vt:i4>
      </vt:variant>
      <vt:variant>
        <vt:lpwstr/>
      </vt:variant>
      <vt:variant>
        <vt:lpwstr>_Toc529618099</vt:lpwstr>
      </vt:variant>
      <vt:variant>
        <vt:i4>1179709</vt:i4>
      </vt:variant>
      <vt:variant>
        <vt:i4>122</vt:i4>
      </vt:variant>
      <vt:variant>
        <vt:i4>0</vt:i4>
      </vt:variant>
      <vt:variant>
        <vt:i4>5</vt:i4>
      </vt:variant>
      <vt:variant>
        <vt:lpwstr/>
      </vt:variant>
      <vt:variant>
        <vt:lpwstr>_Toc529618098</vt:lpwstr>
      </vt:variant>
      <vt:variant>
        <vt:i4>1179709</vt:i4>
      </vt:variant>
      <vt:variant>
        <vt:i4>116</vt:i4>
      </vt:variant>
      <vt:variant>
        <vt:i4>0</vt:i4>
      </vt:variant>
      <vt:variant>
        <vt:i4>5</vt:i4>
      </vt:variant>
      <vt:variant>
        <vt:lpwstr/>
      </vt:variant>
      <vt:variant>
        <vt:lpwstr>_Toc529618097</vt:lpwstr>
      </vt:variant>
      <vt:variant>
        <vt:i4>1179709</vt:i4>
      </vt:variant>
      <vt:variant>
        <vt:i4>110</vt:i4>
      </vt:variant>
      <vt:variant>
        <vt:i4>0</vt:i4>
      </vt:variant>
      <vt:variant>
        <vt:i4>5</vt:i4>
      </vt:variant>
      <vt:variant>
        <vt:lpwstr/>
      </vt:variant>
      <vt:variant>
        <vt:lpwstr>_Toc529618096</vt:lpwstr>
      </vt:variant>
      <vt:variant>
        <vt:i4>1179709</vt:i4>
      </vt:variant>
      <vt:variant>
        <vt:i4>104</vt:i4>
      </vt:variant>
      <vt:variant>
        <vt:i4>0</vt:i4>
      </vt:variant>
      <vt:variant>
        <vt:i4>5</vt:i4>
      </vt:variant>
      <vt:variant>
        <vt:lpwstr/>
      </vt:variant>
      <vt:variant>
        <vt:lpwstr>_Toc529618095</vt:lpwstr>
      </vt:variant>
      <vt:variant>
        <vt:i4>1179709</vt:i4>
      </vt:variant>
      <vt:variant>
        <vt:i4>98</vt:i4>
      </vt:variant>
      <vt:variant>
        <vt:i4>0</vt:i4>
      </vt:variant>
      <vt:variant>
        <vt:i4>5</vt:i4>
      </vt:variant>
      <vt:variant>
        <vt:lpwstr/>
      </vt:variant>
      <vt:variant>
        <vt:lpwstr>_Toc529618094</vt:lpwstr>
      </vt:variant>
      <vt:variant>
        <vt:i4>1179709</vt:i4>
      </vt:variant>
      <vt:variant>
        <vt:i4>92</vt:i4>
      </vt:variant>
      <vt:variant>
        <vt:i4>0</vt:i4>
      </vt:variant>
      <vt:variant>
        <vt:i4>5</vt:i4>
      </vt:variant>
      <vt:variant>
        <vt:lpwstr/>
      </vt:variant>
      <vt:variant>
        <vt:lpwstr>_Toc529618093</vt:lpwstr>
      </vt:variant>
      <vt:variant>
        <vt:i4>1179709</vt:i4>
      </vt:variant>
      <vt:variant>
        <vt:i4>86</vt:i4>
      </vt:variant>
      <vt:variant>
        <vt:i4>0</vt:i4>
      </vt:variant>
      <vt:variant>
        <vt:i4>5</vt:i4>
      </vt:variant>
      <vt:variant>
        <vt:lpwstr/>
      </vt:variant>
      <vt:variant>
        <vt:lpwstr>_Toc529618092</vt:lpwstr>
      </vt:variant>
      <vt:variant>
        <vt:i4>1179709</vt:i4>
      </vt:variant>
      <vt:variant>
        <vt:i4>80</vt:i4>
      </vt:variant>
      <vt:variant>
        <vt:i4>0</vt:i4>
      </vt:variant>
      <vt:variant>
        <vt:i4>5</vt:i4>
      </vt:variant>
      <vt:variant>
        <vt:lpwstr/>
      </vt:variant>
      <vt:variant>
        <vt:lpwstr>_Toc529618091</vt:lpwstr>
      </vt:variant>
      <vt:variant>
        <vt:i4>1179709</vt:i4>
      </vt:variant>
      <vt:variant>
        <vt:i4>74</vt:i4>
      </vt:variant>
      <vt:variant>
        <vt:i4>0</vt:i4>
      </vt:variant>
      <vt:variant>
        <vt:i4>5</vt:i4>
      </vt:variant>
      <vt:variant>
        <vt:lpwstr/>
      </vt:variant>
      <vt:variant>
        <vt:lpwstr>_Toc529618090</vt:lpwstr>
      </vt:variant>
      <vt:variant>
        <vt:i4>1245245</vt:i4>
      </vt:variant>
      <vt:variant>
        <vt:i4>68</vt:i4>
      </vt:variant>
      <vt:variant>
        <vt:i4>0</vt:i4>
      </vt:variant>
      <vt:variant>
        <vt:i4>5</vt:i4>
      </vt:variant>
      <vt:variant>
        <vt:lpwstr/>
      </vt:variant>
      <vt:variant>
        <vt:lpwstr>_Toc529618089</vt:lpwstr>
      </vt:variant>
      <vt:variant>
        <vt:i4>1245245</vt:i4>
      </vt:variant>
      <vt:variant>
        <vt:i4>62</vt:i4>
      </vt:variant>
      <vt:variant>
        <vt:i4>0</vt:i4>
      </vt:variant>
      <vt:variant>
        <vt:i4>5</vt:i4>
      </vt:variant>
      <vt:variant>
        <vt:lpwstr/>
      </vt:variant>
      <vt:variant>
        <vt:lpwstr>_Toc529618088</vt:lpwstr>
      </vt:variant>
      <vt:variant>
        <vt:i4>1245245</vt:i4>
      </vt:variant>
      <vt:variant>
        <vt:i4>56</vt:i4>
      </vt:variant>
      <vt:variant>
        <vt:i4>0</vt:i4>
      </vt:variant>
      <vt:variant>
        <vt:i4>5</vt:i4>
      </vt:variant>
      <vt:variant>
        <vt:lpwstr/>
      </vt:variant>
      <vt:variant>
        <vt:lpwstr>_Toc529618087</vt:lpwstr>
      </vt:variant>
      <vt:variant>
        <vt:i4>1245245</vt:i4>
      </vt:variant>
      <vt:variant>
        <vt:i4>50</vt:i4>
      </vt:variant>
      <vt:variant>
        <vt:i4>0</vt:i4>
      </vt:variant>
      <vt:variant>
        <vt:i4>5</vt:i4>
      </vt:variant>
      <vt:variant>
        <vt:lpwstr/>
      </vt:variant>
      <vt:variant>
        <vt:lpwstr>_Toc529618086</vt:lpwstr>
      </vt:variant>
      <vt:variant>
        <vt:i4>1245245</vt:i4>
      </vt:variant>
      <vt:variant>
        <vt:i4>44</vt:i4>
      </vt:variant>
      <vt:variant>
        <vt:i4>0</vt:i4>
      </vt:variant>
      <vt:variant>
        <vt:i4>5</vt:i4>
      </vt:variant>
      <vt:variant>
        <vt:lpwstr/>
      </vt:variant>
      <vt:variant>
        <vt:lpwstr>_Toc529618085</vt:lpwstr>
      </vt:variant>
      <vt:variant>
        <vt:i4>1245245</vt:i4>
      </vt:variant>
      <vt:variant>
        <vt:i4>38</vt:i4>
      </vt:variant>
      <vt:variant>
        <vt:i4>0</vt:i4>
      </vt:variant>
      <vt:variant>
        <vt:i4>5</vt:i4>
      </vt:variant>
      <vt:variant>
        <vt:lpwstr/>
      </vt:variant>
      <vt:variant>
        <vt:lpwstr>_Toc529618084</vt:lpwstr>
      </vt:variant>
      <vt:variant>
        <vt:i4>1245245</vt:i4>
      </vt:variant>
      <vt:variant>
        <vt:i4>32</vt:i4>
      </vt:variant>
      <vt:variant>
        <vt:i4>0</vt:i4>
      </vt:variant>
      <vt:variant>
        <vt:i4>5</vt:i4>
      </vt:variant>
      <vt:variant>
        <vt:lpwstr/>
      </vt:variant>
      <vt:variant>
        <vt:lpwstr>_Toc529618083</vt:lpwstr>
      </vt:variant>
      <vt:variant>
        <vt:i4>1245245</vt:i4>
      </vt:variant>
      <vt:variant>
        <vt:i4>26</vt:i4>
      </vt:variant>
      <vt:variant>
        <vt:i4>0</vt:i4>
      </vt:variant>
      <vt:variant>
        <vt:i4>5</vt:i4>
      </vt:variant>
      <vt:variant>
        <vt:lpwstr/>
      </vt:variant>
      <vt:variant>
        <vt:lpwstr>_Toc529618082</vt:lpwstr>
      </vt:variant>
      <vt:variant>
        <vt:i4>1245245</vt:i4>
      </vt:variant>
      <vt:variant>
        <vt:i4>20</vt:i4>
      </vt:variant>
      <vt:variant>
        <vt:i4>0</vt:i4>
      </vt:variant>
      <vt:variant>
        <vt:i4>5</vt:i4>
      </vt:variant>
      <vt:variant>
        <vt:lpwstr/>
      </vt:variant>
      <vt:variant>
        <vt:lpwstr>_Toc529618081</vt:lpwstr>
      </vt:variant>
      <vt:variant>
        <vt:i4>1245245</vt:i4>
      </vt:variant>
      <vt:variant>
        <vt:i4>14</vt:i4>
      </vt:variant>
      <vt:variant>
        <vt:i4>0</vt:i4>
      </vt:variant>
      <vt:variant>
        <vt:i4>5</vt:i4>
      </vt:variant>
      <vt:variant>
        <vt:lpwstr/>
      </vt:variant>
      <vt:variant>
        <vt:lpwstr>_Toc529618080</vt:lpwstr>
      </vt:variant>
      <vt:variant>
        <vt:i4>1835069</vt:i4>
      </vt:variant>
      <vt:variant>
        <vt:i4>8</vt:i4>
      </vt:variant>
      <vt:variant>
        <vt:i4>0</vt:i4>
      </vt:variant>
      <vt:variant>
        <vt:i4>5</vt:i4>
      </vt:variant>
      <vt:variant>
        <vt:lpwstr/>
      </vt:variant>
      <vt:variant>
        <vt:lpwstr>_Toc529618079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Elsa</dc:creator>
  <cp:keywords/>
  <cp:lastModifiedBy>Galindo, Oscar</cp:lastModifiedBy>
  <cp:revision>2</cp:revision>
  <cp:lastPrinted>2000-10-05T19:39:00Z</cp:lastPrinted>
  <dcterms:created xsi:type="dcterms:W3CDTF">2018-11-22T05:24:00Z</dcterms:created>
  <dcterms:modified xsi:type="dcterms:W3CDTF">2018-11-22T05:24:00Z</dcterms:modified>
</cp:coreProperties>
</file>